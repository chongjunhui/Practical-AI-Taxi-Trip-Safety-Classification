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szCs w:val="20"/>
          <w:lang w:val="en-SG" w:eastAsia="zh-CN"/>
        </w:rPr>
        <w:id w:val="-569653671"/>
        <w:docPartObj>
          <w:docPartGallery w:val="Cover Pages"/>
          <w:docPartUnique/>
        </w:docPartObj>
      </w:sdtPr>
      <w:sdtEndPr>
        <w:rPr>
          <w:sz w:val="20"/>
        </w:rPr>
      </w:sdtEndPr>
      <w:sdtContent>
        <w:p w14:paraId="60FD1B49" w14:textId="180E1348" w:rsidR="00411F7E" w:rsidRPr="00E4673E" w:rsidRDefault="00411F7E">
          <w:pPr>
            <w:pStyle w:val="NoSpacing"/>
            <w:rPr>
              <w:sz w:val="2"/>
              <w:szCs w:val="20"/>
            </w:rPr>
          </w:pPr>
        </w:p>
        <w:p w14:paraId="690CB41B" w14:textId="77777777" w:rsidR="00411F7E" w:rsidRPr="00E4673E" w:rsidRDefault="00411F7E">
          <w:pPr>
            <w:rPr>
              <w:sz w:val="20"/>
              <w:szCs w:val="20"/>
            </w:rPr>
          </w:pPr>
          <w:r w:rsidRPr="00E4673E">
            <w:rPr>
              <w:noProof/>
              <w:sz w:val="20"/>
              <w:szCs w:val="20"/>
            </w:rPr>
            <mc:AlternateContent>
              <mc:Choice Requires="wps">
                <w:drawing>
                  <wp:anchor distT="0" distB="0" distL="114300" distR="114300" simplePos="0" relativeHeight="251658242" behindDoc="0" locked="0" layoutInCell="1" allowOverlap="1" wp14:anchorId="276661ED" wp14:editId="1DC78D1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37F6182" w14:textId="09A8CAD3" w:rsidR="00411F7E" w:rsidRPr="00D064E8" w:rsidRDefault="001979B6" w:rsidP="0077558A">
                                    <w:pPr>
                                      <w:pStyle w:val="NoSpacing"/>
                                      <w:rPr>
                                        <w:rFonts w:asciiTheme="majorHAnsi" w:eastAsiaTheme="majorEastAsia" w:hAnsiTheme="majorHAnsi" w:cstheme="majorBidi"/>
                                        <w:b/>
                                        <w:bCs/>
                                        <w:caps/>
                                        <w:color w:val="8496B0" w:themeColor="text2" w:themeTint="99"/>
                                        <w:sz w:val="68"/>
                                        <w:szCs w:val="68"/>
                                      </w:rPr>
                                    </w:pPr>
                                    <w:r w:rsidRPr="00D064E8">
                                      <w:rPr>
                                        <w:rFonts w:asciiTheme="majorHAnsi" w:eastAsiaTheme="majorEastAsia" w:hAnsiTheme="majorHAnsi" w:cstheme="majorBidi"/>
                                        <w:b/>
                                        <w:bCs/>
                                        <w:caps/>
                                        <w:color w:val="8496B0" w:themeColor="text2" w:themeTint="99"/>
                                        <w:sz w:val="64"/>
                                        <w:szCs w:val="64"/>
                                      </w:rPr>
                                      <w:t>Just Taxi Software Application</w:t>
                                    </w:r>
                                  </w:p>
                                </w:sdtContent>
                              </w:sdt>
                              <w:p w14:paraId="7A684972" w14:textId="4288F3C5" w:rsidR="00E95FB1" w:rsidRPr="00E95FB1" w:rsidRDefault="00B81A0C" w:rsidP="002C63D3">
                                <w:pPr>
                                  <w:pStyle w:val="Heading1"/>
                                  <w:rPr>
                                    <w:noProof/>
                                    <w:sz w:val="36"/>
                                    <w:szCs w:val="36"/>
                                  </w:rPr>
                                </w:pPr>
                                <w:bookmarkStart w:id="0" w:name="_Toc89953712"/>
                                <w:bookmarkStart w:id="1" w:name="_Toc90061503"/>
                                <w:r w:rsidRPr="00E95FB1">
                                  <w:rPr>
                                    <w:noProof/>
                                    <w:sz w:val="36"/>
                                    <w:szCs w:val="36"/>
                                  </w:rPr>
                                  <w:t>ST1508: PRACTICAL AI</w:t>
                                </w:r>
                                <w:bookmarkEnd w:id="0"/>
                                <w:bookmarkEnd w:id="1"/>
                              </w:p>
                              <w:p w14:paraId="1D680425" w14:textId="2CAA224A" w:rsidR="00E95FB1" w:rsidRPr="00E95FB1" w:rsidRDefault="00E95FB1" w:rsidP="002C63D3">
                                <w:pPr>
                                  <w:pStyle w:val="Heading1"/>
                                  <w:spacing w:before="0"/>
                                  <w:rPr>
                                    <w:sz w:val="36"/>
                                    <w:szCs w:val="36"/>
                                  </w:rPr>
                                </w:pPr>
                                <w:bookmarkStart w:id="2" w:name="_Toc89520253"/>
                                <w:bookmarkStart w:id="3" w:name="_Toc89953713"/>
                                <w:bookmarkStart w:id="4" w:name="_Toc90061504"/>
                                <w:r w:rsidRPr="00E95FB1">
                                  <w:rPr>
                                    <w:noProof/>
                                    <w:sz w:val="36"/>
                                    <w:szCs w:val="36"/>
                                  </w:rPr>
                                  <w:t>CA1 Assignment</w:t>
                                </w:r>
                                <w:bookmarkEnd w:id="2"/>
                                <w:bookmarkEnd w:id="3"/>
                                <w:bookmarkEnd w:id="4"/>
                              </w:p>
                              <w:p w14:paraId="2EA683BF" w14:textId="6EF2FED8" w:rsidR="009714D6" w:rsidRPr="0008585D" w:rsidRDefault="009714D6" w:rsidP="0077558A">
                                <w:pPr>
                                  <w:pStyle w:val="NoSpacing"/>
                                  <w:rPr>
                                    <w:rStyle w:val="SubtleReference"/>
                                  </w:rPr>
                                </w:pPr>
                              </w:p>
                              <w:p w14:paraId="3700C723" w14:textId="6846ADA8" w:rsidR="00B81A0C" w:rsidRPr="00804D27" w:rsidRDefault="00B81A0C" w:rsidP="0077558A">
                                <w:pPr>
                                  <w:pStyle w:val="Heading1"/>
                                  <w:spacing w:before="0"/>
                                  <w:rPr>
                                    <w:color w:val="595959" w:themeColor="text1" w:themeTint="A6"/>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76661ED" id="_x0000_t202" coordsize="21600,21600" o:spt="202" path="m,l,21600r21600,l21600,xe">
                    <v:stroke joinstyle="miter"/>
                    <v:path gradientshapeok="t" o:connecttype="rect"/>
                  </v:shapetype>
                  <v:shape id="Text Box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37F6182" w14:textId="09A8CAD3" w:rsidR="00411F7E" w:rsidRPr="00D064E8" w:rsidRDefault="001979B6" w:rsidP="0077558A">
                              <w:pPr>
                                <w:pStyle w:val="NoSpacing"/>
                                <w:rPr>
                                  <w:rFonts w:asciiTheme="majorHAnsi" w:eastAsiaTheme="majorEastAsia" w:hAnsiTheme="majorHAnsi" w:cstheme="majorBidi"/>
                                  <w:b/>
                                  <w:bCs/>
                                  <w:caps/>
                                  <w:color w:val="8496B0" w:themeColor="text2" w:themeTint="99"/>
                                  <w:sz w:val="68"/>
                                  <w:szCs w:val="68"/>
                                </w:rPr>
                              </w:pPr>
                              <w:r w:rsidRPr="00D064E8">
                                <w:rPr>
                                  <w:rFonts w:asciiTheme="majorHAnsi" w:eastAsiaTheme="majorEastAsia" w:hAnsiTheme="majorHAnsi" w:cstheme="majorBidi"/>
                                  <w:b/>
                                  <w:bCs/>
                                  <w:caps/>
                                  <w:color w:val="8496B0" w:themeColor="text2" w:themeTint="99"/>
                                  <w:sz w:val="64"/>
                                  <w:szCs w:val="64"/>
                                </w:rPr>
                                <w:t>Just Taxi Software Application</w:t>
                              </w:r>
                            </w:p>
                          </w:sdtContent>
                        </w:sdt>
                        <w:p w14:paraId="7A684972" w14:textId="4288F3C5" w:rsidR="00E95FB1" w:rsidRPr="00E95FB1" w:rsidRDefault="00B81A0C" w:rsidP="002C63D3">
                          <w:pPr>
                            <w:pStyle w:val="Heading1"/>
                            <w:rPr>
                              <w:noProof/>
                              <w:sz w:val="36"/>
                              <w:szCs w:val="36"/>
                            </w:rPr>
                          </w:pPr>
                          <w:bookmarkStart w:id="5" w:name="_Toc89953712"/>
                          <w:bookmarkStart w:id="6" w:name="_Toc90061503"/>
                          <w:r w:rsidRPr="00E95FB1">
                            <w:rPr>
                              <w:noProof/>
                              <w:sz w:val="36"/>
                              <w:szCs w:val="36"/>
                            </w:rPr>
                            <w:t>ST1508: PRACTICAL AI</w:t>
                          </w:r>
                          <w:bookmarkEnd w:id="5"/>
                          <w:bookmarkEnd w:id="6"/>
                        </w:p>
                        <w:p w14:paraId="1D680425" w14:textId="2CAA224A" w:rsidR="00E95FB1" w:rsidRPr="00E95FB1" w:rsidRDefault="00E95FB1" w:rsidP="002C63D3">
                          <w:pPr>
                            <w:pStyle w:val="Heading1"/>
                            <w:spacing w:before="0"/>
                            <w:rPr>
                              <w:sz w:val="36"/>
                              <w:szCs w:val="36"/>
                            </w:rPr>
                          </w:pPr>
                          <w:bookmarkStart w:id="7" w:name="_Toc89520253"/>
                          <w:bookmarkStart w:id="8" w:name="_Toc89953713"/>
                          <w:bookmarkStart w:id="9" w:name="_Toc90061504"/>
                          <w:r w:rsidRPr="00E95FB1">
                            <w:rPr>
                              <w:noProof/>
                              <w:sz w:val="36"/>
                              <w:szCs w:val="36"/>
                            </w:rPr>
                            <w:t>CA1 Assignment</w:t>
                          </w:r>
                          <w:bookmarkEnd w:id="7"/>
                          <w:bookmarkEnd w:id="8"/>
                          <w:bookmarkEnd w:id="9"/>
                        </w:p>
                        <w:p w14:paraId="2EA683BF" w14:textId="6EF2FED8" w:rsidR="009714D6" w:rsidRPr="0008585D" w:rsidRDefault="009714D6" w:rsidP="0077558A">
                          <w:pPr>
                            <w:pStyle w:val="NoSpacing"/>
                            <w:rPr>
                              <w:rStyle w:val="SubtleReference"/>
                            </w:rPr>
                          </w:pPr>
                        </w:p>
                        <w:p w14:paraId="3700C723" w14:textId="6846ADA8" w:rsidR="00B81A0C" w:rsidRPr="00804D27" w:rsidRDefault="00B81A0C" w:rsidP="0077558A">
                          <w:pPr>
                            <w:pStyle w:val="Heading1"/>
                            <w:spacing w:before="0"/>
                            <w:rPr>
                              <w:color w:val="595959" w:themeColor="text1" w:themeTint="A6"/>
                              <w:sz w:val="44"/>
                              <w:szCs w:val="44"/>
                            </w:rPr>
                          </w:pPr>
                        </w:p>
                      </w:txbxContent>
                    </v:textbox>
                    <w10:wrap anchorx="page" anchory="margin"/>
                  </v:shape>
                </w:pict>
              </mc:Fallback>
            </mc:AlternateContent>
          </w:r>
          <w:r w:rsidRPr="00E4673E">
            <w:rPr>
              <w:noProof/>
              <w:color w:val="4472C4" w:themeColor="accent1"/>
              <w:sz w:val="32"/>
              <w:szCs w:val="32"/>
            </w:rPr>
            <mc:AlternateContent>
              <mc:Choice Requires="wpg">
                <w:drawing>
                  <wp:anchor distT="0" distB="0" distL="114300" distR="114300" simplePos="0" relativeHeight="251658241" behindDoc="1" locked="0" layoutInCell="1" allowOverlap="1" wp14:anchorId="0B7BF2CA" wp14:editId="2D1DDD8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B8B671A" id="Group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4673E">
            <w:rPr>
              <w:noProof/>
              <w:sz w:val="20"/>
              <w:szCs w:val="20"/>
            </w:rPr>
            <mc:AlternateContent>
              <mc:Choice Requires="wps">
                <w:drawing>
                  <wp:anchor distT="0" distB="0" distL="114300" distR="114300" simplePos="0" relativeHeight="251658240" behindDoc="0" locked="0" layoutInCell="1" allowOverlap="1" wp14:anchorId="6DC8CCC6" wp14:editId="4B64B95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02EC0B" w14:textId="6799F274" w:rsidR="00E95FB1" w:rsidRDefault="00E95FB1" w:rsidP="00E95FB1">
                                <w:pPr>
                                  <w:pStyle w:val="NoSpacing"/>
                                  <w:jc w:val="right"/>
                                  <w:rPr>
                                    <w:rStyle w:val="SubtleReference"/>
                                  </w:rPr>
                                </w:pPr>
                              </w:p>
                              <w:p w14:paraId="7A761A99" w14:textId="44ED131C" w:rsidR="00E95FB1" w:rsidRPr="00A32EA0" w:rsidRDefault="00E95FB1" w:rsidP="00E95FB1">
                                <w:pPr>
                                  <w:pStyle w:val="NoSpacing"/>
                                  <w:jc w:val="right"/>
                                  <w:rPr>
                                    <w:smallCaps/>
                                    <w:color w:val="595959" w:themeColor="text1" w:themeTint="A6"/>
                                  </w:rPr>
                                </w:pPr>
                                <w:r>
                                  <w:rPr>
                                    <w:rStyle w:val="SubtleReference"/>
                                  </w:rPr>
                                  <w:t>CHONG JUN HUI (P2021094)</w:t>
                                </w:r>
                              </w:p>
                              <w:p w14:paraId="1FE76C13" w14:textId="35AFBA96" w:rsidR="00E95FB1" w:rsidRDefault="00E95FB1" w:rsidP="00E95FB1">
                                <w:pPr>
                                  <w:pStyle w:val="NoSpacing"/>
                                  <w:jc w:val="right"/>
                                  <w:rPr>
                                    <w:rStyle w:val="SubtleReference"/>
                                  </w:rPr>
                                </w:pPr>
                                <w:r>
                                  <w:rPr>
                                    <w:rStyle w:val="SubtleReference"/>
                                  </w:rPr>
                                  <w:t>JUMANA HASEEN (P2021627)</w:t>
                                </w:r>
                              </w:p>
                              <w:p w14:paraId="0C29DE8F" w14:textId="225BEDAC" w:rsidR="00E95FB1" w:rsidRDefault="00E95FB1" w:rsidP="00E95FB1">
                                <w:pPr>
                                  <w:pStyle w:val="NoSpacing"/>
                                  <w:jc w:val="right"/>
                                  <w:rPr>
                                    <w:rStyle w:val="SubtleReference"/>
                                  </w:rPr>
                                </w:pPr>
                                <w:r>
                                  <w:rPr>
                                    <w:rStyle w:val="SubtleReference"/>
                                  </w:rPr>
                                  <w:t>TUSHITA GOVINDARAJ (P2012155)</w:t>
                                </w:r>
                              </w:p>
                              <w:p w14:paraId="4027BC2D" w14:textId="77777777" w:rsidR="00FB6130" w:rsidRDefault="00FB6130" w:rsidP="002C63D3">
                                <w:pPr>
                                  <w:pStyle w:val="NoSpacing"/>
                                  <w:rPr>
                                    <w:rStyle w:val="SubtleReference"/>
                                  </w:rPr>
                                </w:pPr>
                              </w:p>
                              <w:p w14:paraId="0639081B" w14:textId="25EB32EF" w:rsidR="00411F7E" w:rsidRDefault="0077558A" w:rsidP="00E95FB1">
                                <w:pPr>
                                  <w:pStyle w:val="NoSpacing"/>
                                  <w:jc w:val="right"/>
                                  <w:rPr>
                                    <w:color w:val="4472C4" w:themeColor="accent1"/>
                                    <w:sz w:val="36"/>
                                    <w:szCs w:val="36"/>
                                  </w:rPr>
                                </w:pPr>
                                <w:r>
                                  <w:rPr>
                                    <w:rStyle w:val="SubtleReference"/>
                                  </w:rPr>
                                  <w:t>DAAA/FT/2B/02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DC8CCC6"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602EC0B" w14:textId="6799F274" w:rsidR="00E95FB1" w:rsidRDefault="00E95FB1" w:rsidP="00E95FB1">
                          <w:pPr>
                            <w:pStyle w:val="NoSpacing"/>
                            <w:jc w:val="right"/>
                            <w:rPr>
                              <w:rStyle w:val="SubtleReference"/>
                            </w:rPr>
                          </w:pPr>
                        </w:p>
                        <w:p w14:paraId="7A761A99" w14:textId="44ED131C" w:rsidR="00E95FB1" w:rsidRPr="00A32EA0" w:rsidRDefault="00E95FB1" w:rsidP="00E95FB1">
                          <w:pPr>
                            <w:pStyle w:val="NoSpacing"/>
                            <w:jc w:val="right"/>
                            <w:rPr>
                              <w:smallCaps/>
                              <w:color w:val="595959" w:themeColor="text1" w:themeTint="A6"/>
                            </w:rPr>
                          </w:pPr>
                          <w:r>
                            <w:rPr>
                              <w:rStyle w:val="SubtleReference"/>
                            </w:rPr>
                            <w:t>CHONG JUN HUI (P2021094)</w:t>
                          </w:r>
                        </w:p>
                        <w:p w14:paraId="1FE76C13" w14:textId="35AFBA96" w:rsidR="00E95FB1" w:rsidRDefault="00E95FB1" w:rsidP="00E95FB1">
                          <w:pPr>
                            <w:pStyle w:val="NoSpacing"/>
                            <w:jc w:val="right"/>
                            <w:rPr>
                              <w:rStyle w:val="SubtleReference"/>
                            </w:rPr>
                          </w:pPr>
                          <w:r>
                            <w:rPr>
                              <w:rStyle w:val="SubtleReference"/>
                            </w:rPr>
                            <w:t>JUMANA HASEEN (P2021627)</w:t>
                          </w:r>
                        </w:p>
                        <w:p w14:paraId="0C29DE8F" w14:textId="225BEDAC" w:rsidR="00E95FB1" w:rsidRDefault="00E95FB1" w:rsidP="00E95FB1">
                          <w:pPr>
                            <w:pStyle w:val="NoSpacing"/>
                            <w:jc w:val="right"/>
                            <w:rPr>
                              <w:rStyle w:val="SubtleReference"/>
                            </w:rPr>
                          </w:pPr>
                          <w:r>
                            <w:rPr>
                              <w:rStyle w:val="SubtleReference"/>
                            </w:rPr>
                            <w:t>TUSHITA GOVINDARAJ (P2012155)</w:t>
                          </w:r>
                        </w:p>
                        <w:p w14:paraId="4027BC2D" w14:textId="77777777" w:rsidR="00FB6130" w:rsidRDefault="00FB6130" w:rsidP="002C63D3">
                          <w:pPr>
                            <w:pStyle w:val="NoSpacing"/>
                            <w:rPr>
                              <w:rStyle w:val="SubtleReference"/>
                            </w:rPr>
                          </w:pPr>
                        </w:p>
                        <w:p w14:paraId="0639081B" w14:textId="25EB32EF" w:rsidR="00411F7E" w:rsidRDefault="0077558A" w:rsidP="00E95FB1">
                          <w:pPr>
                            <w:pStyle w:val="NoSpacing"/>
                            <w:jc w:val="right"/>
                            <w:rPr>
                              <w:color w:val="4472C4" w:themeColor="accent1"/>
                              <w:sz w:val="36"/>
                              <w:szCs w:val="36"/>
                            </w:rPr>
                          </w:pPr>
                          <w:r>
                            <w:rPr>
                              <w:rStyle w:val="SubtleReference"/>
                            </w:rPr>
                            <w:t>DAAA/FT/2B/02</w:t>
                          </w:r>
                        </w:p>
                      </w:txbxContent>
                    </v:textbox>
                    <w10:wrap anchorx="page" anchory="margin"/>
                  </v:shape>
                </w:pict>
              </mc:Fallback>
            </mc:AlternateContent>
          </w:r>
        </w:p>
        <w:p w14:paraId="233C7060" w14:textId="4D5FAA0B" w:rsidR="00411F7E" w:rsidRPr="00E4673E" w:rsidRDefault="00411F7E" w:rsidP="00AB3414">
          <w:pPr>
            <w:jc w:val="right"/>
            <w:rPr>
              <w:sz w:val="20"/>
              <w:szCs w:val="20"/>
            </w:rPr>
          </w:pPr>
          <w:r w:rsidRPr="00E4673E">
            <w:rPr>
              <w:sz w:val="20"/>
              <w:szCs w:val="20"/>
            </w:rPr>
            <w:br w:type="page"/>
          </w:r>
        </w:p>
      </w:sdtContent>
    </w:sdt>
    <w:p w14:paraId="5AF0494F" w14:textId="6870CE71" w:rsidR="00815996" w:rsidRPr="00E4673E" w:rsidRDefault="002A1478" w:rsidP="00D651C1">
      <w:pPr>
        <w:pStyle w:val="Heading1"/>
        <w:numPr>
          <w:ilvl w:val="0"/>
          <w:numId w:val="13"/>
        </w:numPr>
        <w:rPr>
          <w:b/>
        </w:rPr>
      </w:pPr>
      <w:bookmarkStart w:id="10" w:name="_Toc89520254"/>
      <w:bookmarkStart w:id="11" w:name="_Toc90061505"/>
      <w:r w:rsidRPr="00E4673E">
        <w:rPr>
          <w:b/>
        </w:rPr>
        <w:lastRenderedPageBreak/>
        <w:t>Data Engineering (SQL database)</w:t>
      </w:r>
      <w:bookmarkEnd w:id="10"/>
      <w:bookmarkEnd w:id="11"/>
    </w:p>
    <w:p w14:paraId="62F7ACC8" w14:textId="5515EFCE" w:rsidR="00204115" w:rsidRPr="000D3FE6" w:rsidRDefault="00C5121F" w:rsidP="00D651C1">
      <w:pPr>
        <w:pStyle w:val="Heading2"/>
        <w:numPr>
          <w:ilvl w:val="1"/>
          <w:numId w:val="14"/>
        </w:numPr>
        <w:rPr>
          <w:b/>
          <w:sz w:val="28"/>
          <w:szCs w:val="28"/>
        </w:rPr>
      </w:pPr>
      <w:bookmarkStart w:id="12" w:name="_Toc89520255"/>
      <w:bookmarkStart w:id="13" w:name="_Toc90061506"/>
      <w:r w:rsidRPr="000D3FE6">
        <w:rPr>
          <w:b/>
          <w:sz w:val="28"/>
          <w:szCs w:val="28"/>
        </w:rPr>
        <w:t>Entity Relationship Diagram</w:t>
      </w:r>
      <w:bookmarkEnd w:id="12"/>
      <w:bookmarkEnd w:id="13"/>
    </w:p>
    <w:p w14:paraId="052378FC" w14:textId="7046E13D" w:rsidR="00C27336" w:rsidRPr="00E4673E" w:rsidRDefault="00C27336" w:rsidP="009B2C7D">
      <w:pPr>
        <w:jc w:val="center"/>
        <w:rPr>
          <w:sz w:val="20"/>
          <w:szCs w:val="20"/>
        </w:rPr>
      </w:pPr>
      <w:r w:rsidRPr="00E4673E">
        <w:rPr>
          <w:rFonts w:ascii="Arial" w:hAnsi="Arial" w:cs="Arial"/>
          <w:noProof/>
          <w:color w:val="000000"/>
          <w:sz w:val="20"/>
          <w:szCs w:val="20"/>
          <w:bdr w:val="none" w:sz="0" w:space="0" w:color="auto" w:frame="1"/>
        </w:rPr>
        <w:drawing>
          <wp:inline distT="0" distB="0" distL="0" distR="0" wp14:anchorId="33536CCF" wp14:editId="0DC9D889">
            <wp:extent cx="2362200" cy="190806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5915" cy="1919142"/>
                    </a:xfrm>
                    <a:prstGeom prst="rect">
                      <a:avLst/>
                    </a:prstGeom>
                    <a:noFill/>
                    <a:ln>
                      <a:noFill/>
                    </a:ln>
                  </pic:spPr>
                </pic:pic>
              </a:graphicData>
            </a:graphic>
          </wp:inline>
        </w:drawing>
      </w:r>
    </w:p>
    <w:p w14:paraId="7BE1654E" w14:textId="793ED498" w:rsidR="00496FA6" w:rsidRPr="00EB57BE" w:rsidRDefault="006D71C7" w:rsidP="009B2C7D">
      <w:pPr>
        <w:rPr>
          <w:sz w:val="18"/>
          <w:szCs w:val="18"/>
        </w:rPr>
      </w:pPr>
      <w:r w:rsidRPr="00EB57BE">
        <w:rPr>
          <w:sz w:val="18"/>
          <w:szCs w:val="18"/>
        </w:rPr>
        <w:t xml:space="preserve">There are 2 tables </w:t>
      </w:r>
      <w:r w:rsidR="008B797D" w:rsidRPr="00EB57BE">
        <w:rPr>
          <w:sz w:val="18"/>
          <w:szCs w:val="18"/>
        </w:rPr>
        <w:t xml:space="preserve">named Features </w:t>
      </w:r>
      <w:r w:rsidRPr="00EB57BE">
        <w:rPr>
          <w:sz w:val="18"/>
          <w:szCs w:val="18"/>
        </w:rPr>
        <w:t xml:space="preserve">and </w:t>
      </w:r>
      <w:r w:rsidR="008B797D" w:rsidRPr="00EB57BE">
        <w:rPr>
          <w:sz w:val="18"/>
          <w:szCs w:val="18"/>
        </w:rPr>
        <w:t>Labels.</w:t>
      </w:r>
    </w:p>
    <w:p w14:paraId="6F6B5FF1" w14:textId="1CD27F98" w:rsidR="00496FA6" w:rsidRPr="00EB57BE" w:rsidRDefault="00496FA6" w:rsidP="009B2C7D">
      <w:pPr>
        <w:rPr>
          <w:sz w:val="18"/>
          <w:szCs w:val="18"/>
        </w:rPr>
      </w:pPr>
      <w:r w:rsidRPr="00EB57BE">
        <w:rPr>
          <w:sz w:val="18"/>
          <w:szCs w:val="18"/>
        </w:rPr>
        <w:t xml:space="preserve">In features table, </w:t>
      </w:r>
      <w:r w:rsidR="00A45BD0" w:rsidRPr="00EB57BE">
        <w:rPr>
          <w:sz w:val="18"/>
          <w:szCs w:val="18"/>
        </w:rPr>
        <w:t xml:space="preserve">there are </w:t>
      </w:r>
      <w:r w:rsidR="000E6619" w:rsidRPr="00EB57BE">
        <w:rPr>
          <w:sz w:val="18"/>
          <w:szCs w:val="18"/>
        </w:rPr>
        <w:t xml:space="preserve">12 columns. </w:t>
      </w:r>
      <w:r w:rsidRPr="00EB57BE">
        <w:rPr>
          <w:sz w:val="18"/>
          <w:szCs w:val="18"/>
        </w:rPr>
        <w:t xml:space="preserve">ID will be the primary key and the </w:t>
      </w:r>
      <w:proofErr w:type="spellStart"/>
      <w:r w:rsidR="00CA291A" w:rsidRPr="00EB57BE">
        <w:rPr>
          <w:sz w:val="18"/>
          <w:szCs w:val="18"/>
        </w:rPr>
        <w:t>bookingID</w:t>
      </w:r>
      <w:proofErr w:type="spellEnd"/>
      <w:r w:rsidR="00CA291A" w:rsidRPr="00EB57BE">
        <w:rPr>
          <w:sz w:val="18"/>
          <w:szCs w:val="18"/>
        </w:rPr>
        <w:t xml:space="preserve"> will be </w:t>
      </w:r>
      <w:r w:rsidR="000C3A28" w:rsidRPr="00EB57BE">
        <w:rPr>
          <w:sz w:val="18"/>
          <w:szCs w:val="18"/>
        </w:rPr>
        <w:t>the foreign key</w:t>
      </w:r>
      <w:r w:rsidR="00BB55B8" w:rsidRPr="00EB57BE">
        <w:rPr>
          <w:sz w:val="18"/>
          <w:szCs w:val="18"/>
        </w:rPr>
        <w:t xml:space="preserve"> referencing the </w:t>
      </w:r>
      <w:proofErr w:type="spellStart"/>
      <w:r w:rsidR="00BB55B8" w:rsidRPr="00EB57BE">
        <w:rPr>
          <w:sz w:val="18"/>
          <w:szCs w:val="18"/>
        </w:rPr>
        <w:t>bookingID</w:t>
      </w:r>
      <w:proofErr w:type="spellEnd"/>
      <w:r w:rsidR="00BB55B8" w:rsidRPr="00EB57BE">
        <w:rPr>
          <w:sz w:val="18"/>
          <w:szCs w:val="18"/>
        </w:rPr>
        <w:t xml:space="preserve"> column in the labels table.</w:t>
      </w:r>
    </w:p>
    <w:p w14:paraId="55921C91" w14:textId="159C673B" w:rsidR="000C3A28" w:rsidRPr="00EB57BE" w:rsidRDefault="000C3A28" w:rsidP="009B2C7D">
      <w:pPr>
        <w:rPr>
          <w:sz w:val="18"/>
          <w:szCs w:val="18"/>
        </w:rPr>
      </w:pPr>
      <w:r w:rsidRPr="00EB57BE">
        <w:rPr>
          <w:sz w:val="18"/>
          <w:szCs w:val="18"/>
        </w:rPr>
        <w:t xml:space="preserve">In the labels table, </w:t>
      </w:r>
      <w:r w:rsidR="00A45BD0" w:rsidRPr="00EB57BE">
        <w:rPr>
          <w:sz w:val="18"/>
          <w:szCs w:val="18"/>
        </w:rPr>
        <w:t>there are 2 columns and</w:t>
      </w:r>
      <w:r w:rsidRPr="00EB57BE">
        <w:rPr>
          <w:sz w:val="18"/>
          <w:szCs w:val="18"/>
        </w:rPr>
        <w:t xml:space="preserve"> </w:t>
      </w:r>
      <w:proofErr w:type="spellStart"/>
      <w:r w:rsidR="00E80621" w:rsidRPr="00EB57BE">
        <w:rPr>
          <w:sz w:val="18"/>
          <w:szCs w:val="18"/>
        </w:rPr>
        <w:t>bookingID</w:t>
      </w:r>
      <w:proofErr w:type="spellEnd"/>
      <w:r w:rsidR="00E80621" w:rsidRPr="00EB57BE">
        <w:rPr>
          <w:sz w:val="18"/>
          <w:szCs w:val="18"/>
        </w:rPr>
        <w:t xml:space="preserve"> is the primary key. </w:t>
      </w:r>
    </w:p>
    <w:p w14:paraId="234595F4" w14:textId="22DF6FC2" w:rsidR="000E6619" w:rsidRPr="00EB57BE" w:rsidRDefault="000E6619" w:rsidP="000D3FE6">
      <w:pPr>
        <w:spacing w:before="300"/>
        <w:rPr>
          <w:sz w:val="18"/>
          <w:szCs w:val="18"/>
        </w:rPr>
      </w:pPr>
      <w:r w:rsidRPr="00EB57BE">
        <w:rPr>
          <w:sz w:val="18"/>
          <w:szCs w:val="18"/>
        </w:rPr>
        <w:t xml:space="preserve">The features table and the labels table </w:t>
      </w:r>
      <w:r w:rsidR="00360C3B" w:rsidRPr="00EB57BE">
        <w:rPr>
          <w:sz w:val="18"/>
          <w:szCs w:val="18"/>
        </w:rPr>
        <w:t xml:space="preserve">have a many to one relationship. Many records </w:t>
      </w:r>
      <w:r w:rsidR="00796B8D" w:rsidRPr="00EB57BE">
        <w:rPr>
          <w:sz w:val="18"/>
          <w:szCs w:val="18"/>
        </w:rPr>
        <w:t xml:space="preserve">of a </w:t>
      </w:r>
      <w:proofErr w:type="spellStart"/>
      <w:r w:rsidR="00796B8D" w:rsidRPr="00EB57BE">
        <w:rPr>
          <w:sz w:val="18"/>
          <w:szCs w:val="18"/>
        </w:rPr>
        <w:t>bookingID</w:t>
      </w:r>
      <w:proofErr w:type="spellEnd"/>
      <w:r w:rsidR="00796B8D" w:rsidRPr="00EB57BE">
        <w:rPr>
          <w:sz w:val="18"/>
          <w:szCs w:val="18"/>
        </w:rPr>
        <w:t xml:space="preserve"> can </w:t>
      </w:r>
      <w:r w:rsidR="00292E98" w:rsidRPr="00EB57BE">
        <w:rPr>
          <w:sz w:val="18"/>
          <w:szCs w:val="18"/>
        </w:rPr>
        <w:t xml:space="preserve">only </w:t>
      </w:r>
      <w:r w:rsidR="00796B8D" w:rsidRPr="00EB57BE">
        <w:rPr>
          <w:sz w:val="18"/>
          <w:szCs w:val="18"/>
        </w:rPr>
        <w:t>have</w:t>
      </w:r>
      <w:r w:rsidR="00360C3B" w:rsidRPr="00EB57BE">
        <w:rPr>
          <w:sz w:val="18"/>
          <w:szCs w:val="18"/>
        </w:rPr>
        <w:t xml:space="preserve"> </w:t>
      </w:r>
      <w:r w:rsidR="00292E98" w:rsidRPr="00EB57BE">
        <w:rPr>
          <w:sz w:val="18"/>
          <w:szCs w:val="18"/>
        </w:rPr>
        <w:t xml:space="preserve">1 label but </w:t>
      </w:r>
      <w:r w:rsidR="005E285E" w:rsidRPr="00EB57BE">
        <w:rPr>
          <w:sz w:val="18"/>
          <w:szCs w:val="18"/>
        </w:rPr>
        <w:t xml:space="preserve">a </w:t>
      </w:r>
      <w:proofErr w:type="spellStart"/>
      <w:r w:rsidR="005E285E" w:rsidRPr="00EB57BE">
        <w:rPr>
          <w:sz w:val="18"/>
          <w:szCs w:val="18"/>
        </w:rPr>
        <w:t>bookingID</w:t>
      </w:r>
      <w:proofErr w:type="spellEnd"/>
      <w:r w:rsidR="005E285E" w:rsidRPr="00EB57BE">
        <w:rPr>
          <w:sz w:val="18"/>
          <w:szCs w:val="18"/>
        </w:rPr>
        <w:t xml:space="preserve"> can have many records.</w:t>
      </w:r>
      <w:r w:rsidR="00004D25" w:rsidRPr="00EB57BE">
        <w:rPr>
          <w:sz w:val="18"/>
          <w:szCs w:val="18"/>
        </w:rPr>
        <w:t xml:space="preserve"> </w:t>
      </w:r>
      <w:r w:rsidR="001004FA" w:rsidRPr="00EB57BE">
        <w:rPr>
          <w:sz w:val="18"/>
          <w:szCs w:val="18"/>
        </w:rPr>
        <w:t xml:space="preserve">Each </w:t>
      </w:r>
      <w:r w:rsidR="0060653C" w:rsidRPr="00EB57BE">
        <w:rPr>
          <w:sz w:val="18"/>
          <w:szCs w:val="18"/>
        </w:rPr>
        <w:t xml:space="preserve">record must have a </w:t>
      </w:r>
      <w:proofErr w:type="spellStart"/>
      <w:r w:rsidR="0060653C" w:rsidRPr="00EB57BE">
        <w:rPr>
          <w:sz w:val="18"/>
          <w:szCs w:val="18"/>
        </w:rPr>
        <w:t>bookingID</w:t>
      </w:r>
      <w:proofErr w:type="spellEnd"/>
      <w:r w:rsidR="0060653C" w:rsidRPr="00EB57BE">
        <w:rPr>
          <w:sz w:val="18"/>
          <w:szCs w:val="18"/>
        </w:rPr>
        <w:t xml:space="preserve"> and each record must have a label.</w:t>
      </w:r>
    </w:p>
    <w:p w14:paraId="3FC75EA2" w14:textId="2D704EA2" w:rsidR="000F25BE" w:rsidRPr="00E4673E" w:rsidRDefault="00CD5E71" w:rsidP="00A14CC9">
      <w:pPr>
        <w:pStyle w:val="Heading2"/>
        <w:numPr>
          <w:ilvl w:val="1"/>
          <w:numId w:val="14"/>
        </w:numPr>
        <w:spacing w:before="300"/>
        <w:rPr>
          <w:b/>
          <w:sz w:val="24"/>
          <w:szCs w:val="24"/>
        </w:rPr>
      </w:pPr>
      <w:bookmarkStart w:id="14" w:name="_Toc89520256"/>
      <w:bookmarkStart w:id="15" w:name="_Toc90061507"/>
      <w:r w:rsidRPr="000D3FE6">
        <w:rPr>
          <w:b/>
          <w:sz w:val="28"/>
          <w:szCs w:val="28"/>
        </w:rPr>
        <w:t>SQL Database Setup</w:t>
      </w:r>
      <w:bookmarkEnd w:id="14"/>
      <w:bookmarkEnd w:id="15"/>
    </w:p>
    <w:p w14:paraId="0D524AE7" w14:textId="308941EA" w:rsidR="00E717FE" w:rsidRPr="00E4673E" w:rsidRDefault="008F2CE6" w:rsidP="00A14CC9">
      <w:pPr>
        <w:pStyle w:val="Heading3"/>
        <w:numPr>
          <w:ilvl w:val="2"/>
          <w:numId w:val="14"/>
        </w:numPr>
        <w:rPr>
          <w:b/>
        </w:rPr>
      </w:pPr>
      <w:bookmarkStart w:id="16" w:name="_Toc89520257"/>
      <w:bookmarkStart w:id="17" w:name="_Toc90061508"/>
      <w:r w:rsidRPr="00E4673E">
        <w:rPr>
          <w:b/>
        </w:rPr>
        <w:t xml:space="preserve">Data </w:t>
      </w:r>
      <w:bookmarkEnd w:id="16"/>
      <w:r w:rsidR="00305551" w:rsidRPr="00E4673E">
        <w:rPr>
          <w:b/>
        </w:rPr>
        <w:t>Description</w:t>
      </w:r>
      <w:bookmarkEnd w:id="17"/>
    </w:p>
    <w:p w14:paraId="0C39C14B" w14:textId="4507768A" w:rsidR="00305551" w:rsidRPr="00EB57BE" w:rsidRDefault="00305551" w:rsidP="00A84409">
      <w:pPr>
        <w:rPr>
          <w:sz w:val="18"/>
          <w:szCs w:val="18"/>
        </w:rPr>
      </w:pPr>
      <w:r w:rsidRPr="00EB57BE">
        <w:rPr>
          <w:sz w:val="18"/>
          <w:szCs w:val="18"/>
        </w:rPr>
        <w:t>There are</w:t>
      </w:r>
      <w:r w:rsidR="00731B20" w:rsidRPr="00EB57BE">
        <w:rPr>
          <w:sz w:val="18"/>
          <w:szCs w:val="18"/>
        </w:rPr>
        <w:t xml:space="preserve"> </w:t>
      </w:r>
      <w:r w:rsidR="00443727" w:rsidRPr="00EB57BE">
        <w:rPr>
          <w:sz w:val="18"/>
          <w:szCs w:val="18"/>
        </w:rPr>
        <w:t xml:space="preserve">5 </w:t>
      </w:r>
      <w:r w:rsidR="00076179" w:rsidRPr="00EB57BE">
        <w:rPr>
          <w:sz w:val="18"/>
          <w:szCs w:val="18"/>
        </w:rPr>
        <w:t xml:space="preserve">features </w:t>
      </w:r>
      <w:r w:rsidR="00275ABD" w:rsidRPr="00EB57BE">
        <w:rPr>
          <w:sz w:val="18"/>
          <w:szCs w:val="18"/>
        </w:rPr>
        <w:t>CSV files</w:t>
      </w:r>
      <w:r w:rsidRPr="00EB57BE">
        <w:rPr>
          <w:sz w:val="18"/>
          <w:szCs w:val="18"/>
        </w:rPr>
        <w:t>.</w:t>
      </w:r>
      <w:r w:rsidR="00C1017A" w:rsidRPr="00EB57BE">
        <w:rPr>
          <w:sz w:val="18"/>
          <w:szCs w:val="18"/>
        </w:rPr>
        <w:t xml:space="preserve"> All the CSV files have the 1</w:t>
      </w:r>
      <w:r w:rsidR="00B513EA" w:rsidRPr="00EB57BE">
        <w:rPr>
          <w:sz w:val="18"/>
          <w:szCs w:val="18"/>
        </w:rPr>
        <w:t>2</w:t>
      </w:r>
      <w:r w:rsidR="00C1017A" w:rsidRPr="00EB57BE">
        <w:rPr>
          <w:sz w:val="18"/>
          <w:szCs w:val="18"/>
        </w:rPr>
        <w:t xml:space="preserve"> </w:t>
      </w:r>
      <w:r w:rsidR="0033269B" w:rsidRPr="00EB57BE">
        <w:rPr>
          <w:sz w:val="18"/>
          <w:szCs w:val="18"/>
        </w:rPr>
        <w:t>columns,</w:t>
      </w:r>
      <w:r w:rsidR="003D0D63" w:rsidRPr="00EB57BE">
        <w:rPr>
          <w:sz w:val="18"/>
          <w:szCs w:val="18"/>
        </w:rPr>
        <w:t xml:space="preserve"> and</w:t>
      </w:r>
      <w:r w:rsidRPr="00EB57BE">
        <w:rPr>
          <w:sz w:val="18"/>
          <w:szCs w:val="18"/>
        </w:rPr>
        <w:t xml:space="preserve"> </w:t>
      </w:r>
      <w:r w:rsidR="0033269B" w:rsidRPr="00EB57BE">
        <w:rPr>
          <w:sz w:val="18"/>
          <w:szCs w:val="18"/>
        </w:rPr>
        <w:t>they</w:t>
      </w:r>
      <w:r w:rsidR="00C1017A" w:rsidRPr="00EB57BE">
        <w:rPr>
          <w:sz w:val="18"/>
          <w:szCs w:val="18"/>
        </w:rPr>
        <w:t xml:space="preserve"> provide data recorded by the GPS sensor for each trip during a specific period. Data recorded includes the accelerometer and gyroscope readings, speed of taxi as well as accuracy and bearing of GPS sensor.</w:t>
      </w:r>
      <w:r w:rsidR="0033269B" w:rsidRPr="00EB57BE">
        <w:rPr>
          <w:sz w:val="18"/>
          <w:szCs w:val="18"/>
        </w:rPr>
        <w:t xml:space="preserve"> </w:t>
      </w:r>
      <w:r w:rsidR="00A752C1" w:rsidRPr="00EB57BE">
        <w:rPr>
          <w:sz w:val="18"/>
          <w:szCs w:val="18"/>
        </w:rPr>
        <w:t xml:space="preserve">The </w:t>
      </w:r>
      <w:r w:rsidR="0027348B" w:rsidRPr="00EB57BE">
        <w:rPr>
          <w:sz w:val="18"/>
          <w:szCs w:val="18"/>
        </w:rPr>
        <w:t xml:space="preserve">table below shows the </w:t>
      </w:r>
      <w:r w:rsidR="00FC6C8A" w:rsidRPr="00EB57BE">
        <w:rPr>
          <w:sz w:val="18"/>
          <w:szCs w:val="18"/>
        </w:rPr>
        <w:t>description of the dataset:</w:t>
      </w:r>
    </w:p>
    <w:tbl>
      <w:tblPr>
        <w:tblStyle w:val="TableGrid"/>
        <w:tblW w:w="8631" w:type="dxa"/>
        <w:tblLook w:val="04A0" w:firstRow="1" w:lastRow="0" w:firstColumn="1" w:lastColumn="0" w:noHBand="0" w:noVBand="1"/>
      </w:tblPr>
      <w:tblGrid>
        <w:gridCol w:w="945"/>
        <w:gridCol w:w="1899"/>
        <w:gridCol w:w="3629"/>
        <w:gridCol w:w="2158"/>
      </w:tblGrid>
      <w:tr w:rsidR="00B513EA" w:rsidRPr="00E4673E" w14:paraId="6C82A656" w14:textId="77777777" w:rsidTr="002C63D3">
        <w:trPr>
          <w:trHeight w:val="335"/>
        </w:trPr>
        <w:tc>
          <w:tcPr>
            <w:tcW w:w="945" w:type="dxa"/>
            <w:shd w:val="clear" w:color="auto" w:fill="AEAAAA" w:themeFill="background2" w:themeFillShade="BF"/>
          </w:tcPr>
          <w:p w14:paraId="11BA2DB0" w14:textId="69A0D30E" w:rsidR="00B513EA" w:rsidRPr="00E4673E" w:rsidRDefault="00445654" w:rsidP="00445654">
            <w:pPr>
              <w:jc w:val="center"/>
              <w:rPr>
                <w:sz w:val="18"/>
                <w:szCs w:val="18"/>
              </w:rPr>
            </w:pPr>
            <w:r w:rsidRPr="00E4673E">
              <w:rPr>
                <w:sz w:val="18"/>
                <w:szCs w:val="18"/>
              </w:rPr>
              <w:t>No.</w:t>
            </w:r>
          </w:p>
        </w:tc>
        <w:tc>
          <w:tcPr>
            <w:tcW w:w="1899" w:type="dxa"/>
            <w:shd w:val="clear" w:color="auto" w:fill="AEAAAA" w:themeFill="background2" w:themeFillShade="BF"/>
          </w:tcPr>
          <w:p w14:paraId="2E7777A8" w14:textId="63D026E6" w:rsidR="00B513EA" w:rsidRPr="00E4673E" w:rsidRDefault="00445654" w:rsidP="00445654">
            <w:pPr>
              <w:jc w:val="center"/>
              <w:rPr>
                <w:sz w:val="18"/>
                <w:szCs w:val="18"/>
              </w:rPr>
            </w:pPr>
            <w:r w:rsidRPr="00E4673E">
              <w:rPr>
                <w:sz w:val="18"/>
                <w:szCs w:val="18"/>
              </w:rPr>
              <w:t>Feature Name</w:t>
            </w:r>
          </w:p>
        </w:tc>
        <w:tc>
          <w:tcPr>
            <w:tcW w:w="3629" w:type="dxa"/>
            <w:shd w:val="clear" w:color="auto" w:fill="AEAAAA" w:themeFill="background2" w:themeFillShade="BF"/>
          </w:tcPr>
          <w:p w14:paraId="38362848" w14:textId="36FED125" w:rsidR="00B513EA" w:rsidRPr="00E4673E" w:rsidRDefault="00445654" w:rsidP="00445654">
            <w:pPr>
              <w:jc w:val="center"/>
              <w:rPr>
                <w:sz w:val="18"/>
                <w:szCs w:val="18"/>
              </w:rPr>
            </w:pPr>
            <w:r w:rsidRPr="00E4673E">
              <w:rPr>
                <w:sz w:val="18"/>
                <w:szCs w:val="18"/>
              </w:rPr>
              <w:t>Description</w:t>
            </w:r>
          </w:p>
        </w:tc>
        <w:tc>
          <w:tcPr>
            <w:tcW w:w="2158" w:type="dxa"/>
            <w:shd w:val="clear" w:color="auto" w:fill="AEAAAA" w:themeFill="background2" w:themeFillShade="BF"/>
          </w:tcPr>
          <w:p w14:paraId="10B435DA" w14:textId="453C6109" w:rsidR="00B513EA" w:rsidRPr="00E4673E" w:rsidRDefault="00525A3E" w:rsidP="00445654">
            <w:pPr>
              <w:jc w:val="center"/>
              <w:rPr>
                <w:sz w:val="18"/>
                <w:szCs w:val="18"/>
              </w:rPr>
            </w:pPr>
            <w:r w:rsidRPr="00E4673E">
              <w:rPr>
                <w:sz w:val="18"/>
                <w:szCs w:val="18"/>
              </w:rPr>
              <w:t>Data Type</w:t>
            </w:r>
          </w:p>
        </w:tc>
      </w:tr>
      <w:tr w:rsidR="00B513EA" w:rsidRPr="00E4673E" w14:paraId="0F941402" w14:textId="77777777" w:rsidTr="002C63D3">
        <w:trPr>
          <w:trHeight w:val="348"/>
        </w:trPr>
        <w:tc>
          <w:tcPr>
            <w:tcW w:w="945" w:type="dxa"/>
          </w:tcPr>
          <w:p w14:paraId="6B342FA5" w14:textId="43712BAF" w:rsidR="00B513EA" w:rsidRPr="00E4673E" w:rsidRDefault="00445654" w:rsidP="00445654">
            <w:pPr>
              <w:jc w:val="center"/>
              <w:rPr>
                <w:sz w:val="18"/>
                <w:szCs w:val="18"/>
              </w:rPr>
            </w:pPr>
            <w:r w:rsidRPr="00E4673E">
              <w:rPr>
                <w:sz w:val="18"/>
                <w:szCs w:val="18"/>
              </w:rPr>
              <w:t>1</w:t>
            </w:r>
          </w:p>
        </w:tc>
        <w:tc>
          <w:tcPr>
            <w:tcW w:w="1899" w:type="dxa"/>
          </w:tcPr>
          <w:p w14:paraId="4C14B744" w14:textId="70CB24BF" w:rsidR="00B513EA" w:rsidRPr="00E4673E" w:rsidRDefault="0035486C" w:rsidP="00445654">
            <w:pPr>
              <w:jc w:val="center"/>
              <w:rPr>
                <w:sz w:val="18"/>
                <w:szCs w:val="18"/>
              </w:rPr>
            </w:pPr>
            <w:proofErr w:type="spellStart"/>
            <w:r w:rsidRPr="00E4673E">
              <w:rPr>
                <w:sz w:val="18"/>
                <w:szCs w:val="18"/>
              </w:rPr>
              <w:t>featuresID</w:t>
            </w:r>
            <w:proofErr w:type="spellEnd"/>
          </w:p>
        </w:tc>
        <w:tc>
          <w:tcPr>
            <w:tcW w:w="3629" w:type="dxa"/>
          </w:tcPr>
          <w:p w14:paraId="51C77BF3" w14:textId="7B1B8956" w:rsidR="00B513EA" w:rsidRPr="00E4673E" w:rsidRDefault="000A7BED" w:rsidP="00445654">
            <w:pPr>
              <w:jc w:val="center"/>
              <w:rPr>
                <w:sz w:val="18"/>
                <w:szCs w:val="18"/>
              </w:rPr>
            </w:pPr>
            <w:r w:rsidRPr="00E4673E">
              <w:rPr>
                <w:sz w:val="18"/>
                <w:szCs w:val="18"/>
              </w:rPr>
              <w:t>Identifies each record in column</w:t>
            </w:r>
          </w:p>
        </w:tc>
        <w:tc>
          <w:tcPr>
            <w:tcW w:w="2158" w:type="dxa"/>
          </w:tcPr>
          <w:p w14:paraId="6CEB07B8" w14:textId="59095253" w:rsidR="00B513EA" w:rsidRPr="00E4673E" w:rsidRDefault="0096464E" w:rsidP="00445654">
            <w:pPr>
              <w:jc w:val="center"/>
              <w:rPr>
                <w:sz w:val="18"/>
                <w:szCs w:val="18"/>
              </w:rPr>
            </w:pPr>
            <w:r w:rsidRPr="00E4673E">
              <w:rPr>
                <w:sz w:val="18"/>
                <w:szCs w:val="18"/>
              </w:rPr>
              <w:t>Int</w:t>
            </w:r>
          </w:p>
        </w:tc>
      </w:tr>
      <w:tr w:rsidR="00B513EA" w:rsidRPr="00E4673E" w14:paraId="28CE6806" w14:textId="77777777" w:rsidTr="002C63D3">
        <w:trPr>
          <w:trHeight w:val="335"/>
        </w:trPr>
        <w:tc>
          <w:tcPr>
            <w:tcW w:w="945" w:type="dxa"/>
            <w:shd w:val="clear" w:color="auto" w:fill="F2F2F2" w:themeFill="background1" w:themeFillShade="F2"/>
          </w:tcPr>
          <w:p w14:paraId="3ED05570" w14:textId="67A5A227" w:rsidR="00B513EA" w:rsidRPr="00E4673E" w:rsidRDefault="00445654" w:rsidP="00445654">
            <w:pPr>
              <w:jc w:val="center"/>
              <w:rPr>
                <w:sz w:val="18"/>
                <w:szCs w:val="18"/>
              </w:rPr>
            </w:pPr>
            <w:r w:rsidRPr="00E4673E">
              <w:rPr>
                <w:sz w:val="18"/>
                <w:szCs w:val="18"/>
              </w:rPr>
              <w:t>2</w:t>
            </w:r>
          </w:p>
        </w:tc>
        <w:tc>
          <w:tcPr>
            <w:tcW w:w="1899" w:type="dxa"/>
            <w:shd w:val="clear" w:color="auto" w:fill="F2F2F2" w:themeFill="background1" w:themeFillShade="F2"/>
          </w:tcPr>
          <w:p w14:paraId="596A72D1" w14:textId="1875D799" w:rsidR="00B513EA" w:rsidRPr="00E4673E" w:rsidRDefault="0035486C" w:rsidP="00445654">
            <w:pPr>
              <w:jc w:val="center"/>
              <w:rPr>
                <w:sz w:val="18"/>
                <w:szCs w:val="18"/>
              </w:rPr>
            </w:pPr>
            <w:proofErr w:type="spellStart"/>
            <w:r w:rsidRPr="00E4673E">
              <w:rPr>
                <w:sz w:val="18"/>
                <w:szCs w:val="18"/>
              </w:rPr>
              <w:t>bookingID</w:t>
            </w:r>
            <w:proofErr w:type="spellEnd"/>
          </w:p>
        </w:tc>
        <w:tc>
          <w:tcPr>
            <w:tcW w:w="3629" w:type="dxa"/>
            <w:shd w:val="clear" w:color="auto" w:fill="F2F2F2" w:themeFill="background1" w:themeFillShade="F2"/>
          </w:tcPr>
          <w:p w14:paraId="63C3A08D" w14:textId="692FC1FD" w:rsidR="00B513EA" w:rsidRPr="00E4673E" w:rsidRDefault="000A7BED" w:rsidP="00445654">
            <w:pPr>
              <w:jc w:val="center"/>
              <w:rPr>
                <w:sz w:val="18"/>
                <w:szCs w:val="18"/>
              </w:rPr>
            </w:pPr>
            <w:r w:rsidRPr="00E4673E">
              <w:rPr>
                <w:sz w:val="18"/>
                <w:szCs w:val="18"/>
              </w:rPr>
              <w:t xml:space="preserve">Identifies each trip by </w:t>
            </w:r>
            <w:r w:rsidR="00D5438E" w:rsidRPr="00E4673E">
              <w:rPr>
                <w:sz w:val="18"/>
                <w:szCs w:val="18"/>
              </w:rPr>
              <w:t>taxi</w:t>
            </w:r>
          </w:p>
        </w:tc>
        <w:tc>
          <w:tcPr>
            <w:tcW w:w="2158" w:type="dxa"/>
            <w:shd w:val="clear" w:color="auto" w:fill="F2F2F2" w:themeFill="background1" w:themeFillShade="F2"/>
          </w:tcPr>
          <w:p w14:paraId="62F33F40" w14:textId="634540FD" w:rsidR="00B513EA" w:rsidRPr="00E4673E" w:rsidRDefault="0096464E" w:rsidP="00445654">
            <w:pPr>
              <w:jc w:val="center"/>
              <w:rPr>
                <w:sz w:val="18"/>
                <w:szCs w:val="18"/>
              </w:rPr>
            </w:pPr>
            <w:r w:rsidRPr="00E4673E">
              <w:rPr>
                <w:sz w:val="18"/>
                <w:szCs w:val="18"/>
              </w:rPr>
              <w:t>Float</w:t>
            </w:r>
          </w:p>
        </w:tc>
      </w:tr>
      <w:tr w:rsidR="00B513EA" w:rsidRPr="00E4673E" w14:paraId="6309F726" w14:textId="77777777" w:rsidTr="002C63D3">
        <w:trPr>
          <w:trHeight w:val="348"/>
        </w:trPr>
        <w:tc>
          <w:tcPr>
            <w:tcW w:w="945" w:type="dxa"/>
          </w:tcPr>
          <w:p w14:paraId="117965A1" w14:textId="584A9A3E" w:rsidR="00B513EA" w:rsidRPr="00E4673E" w:rsidRDefault="00445654" w:rsidP="00445654">
            <w:pPr>
              <w:jc w:val="center"/>
              <w:rPr>
                <w:sz w:val="18"/>
                <w:szCs w:val="18"/>
              </w:rPr>
            </w:pPr>
            <w:r w:rsidRPr="00E4673E">
              <w:rPr>
                <w:sz w:val="18"/>
                <w:szCs w:val="18"/>
              </w:rPr>
              <w:t>3</w:t>
            </w:r>
          </w:p>
        </w:tc>
        <w:tc>
          <w:tcPr>
            <w:tcW w:w="1899" w:type="dxa"/>
          </w:tcPr>
          <w:p w14:paraId="793C94D8" w14:textId="759AA8D6" w:rsidR="00B513EA" w:rsidRPr="00E4673E" w:rsidRDefault="0035486C" w:rsidP="00445654">
            <w:pPr>
              <w:jc w:val="center"/>
              <w:rPr>
                <w:sz w:val="18"/>
                <w:szCs w:val="18"/>
              </w:rPr>
            </w:pPr>
            <w:r w:rsidRPr="00E4673E">
              <w:rPr>
                <w:sz w:val="18"/>
                <w:szCs w:val="18"/>
              </w:rPr>
              <w:t>Accuracy</w:t>
            </w:r>
          </w:p>
        </w:tc>
        <w:tc>
          <w:tcPr>
            <w:tcW w:w="3629" w:type="dxa"/>
          </w:tcPr>
          <w:p w14:paraId="24272DFD" w14:textId="7D2AC4CF" w:rsidR="00B513EA" w:rsidRPr="00E4673E" w:rsidRDefault="00284188" w:rsidP="00445654">
            <w:pPr>
              <w:jc w:val="center"/>
              <w:rPr>
                <w:sz w:val="18"/>
                <w:szCs w:val="18"/>
              </w:rPr>
            </w:pPr>
            <w:r w:rsidRPr="00E4673E">
              <w:rPr>
                <w:sz w:val="18"/>
                <w:szCs w:val="18"/>
              </w:rPr>
              <w:t>Accuracy inferred by GPS (in metres)</w:t>
            </w:r>
          </w:p>
        </w:tc>
        <w:tc>
          <w:tcPr>
            <w:tcW w:w="2158" w:type="dxa"/>
          </w:tcPr>
          <w:p w14:paraId="0E1BFEC8" w14:textId="10FE0F70" w:rsidR="00B513EA" w:rsidRPr="00E4673E" w:rsidRDefault="0096464E" w:rsidP="00445654">
            <w:pPr>
              <w:jc w:val="center"/>
              <w:rPr>
                <w:sz w:val="18"/>
                <w:szCs w:val="18"/>
              </w:rPr>
            </w:pPr>
            <w:r w:rsidRPr="00E4673E">
              <w:rPr>
                <w:sz w:val="18"/>
                <w:szCs w:val="18"/>
              </w:rPr>
              <w:t>Float</w:t>
            </w:r>
          </w:p>
        </w:tc>
      </w:tr>
      <w:tr w:rsidR="00B513EA" w:rsidRPr="00E4673E" w14:paraId="03419937" w14:textId="77777777" w:rsidTr="002C63D3">
        <w:trPr>
          <w:trHeight w:val="335"/>
        </w:trPr>
        <w:tc>
          <w:tcPr>
            <w:tcW w:w="945" w:type="dxa"/>
            <w:shd w:val="clear" w:color="auto" w:fill="F2F2F2" w:themeFill="background1" w:themeFillShade="F2"/>
          </w:tcPr>
          <w:p w14:paraId="105B6B5D" w14:textId="410C21D4" w:rsidR="00B513EA" w:rsidRPr="00E4673E" w:rsidRDefault="00445654" w:rsidP="00445654">
            <w:pPr>
              <w:jc w:val="center"/>
              <w:rPr>
                <w:sz w:val="18"/>
                <w:szCs w:val="18"/>
              </w:rPr>
            </w:pPr>
            <w:r w:rsidRPr="00E4673E">
              <w:rPr>
                <w:sz w:val="18"/>
                <w:szCs w:val="18"/>
              </w:rPr>
              <w:t>4</w:t>
            </w:r>
          </w:p>
        </w:tc>
        <w:tc>
          <w:tcPr>
            <w:tcW w:w="1899" w:type="dxa"/>
            <w:shd w:val="clear" w:color="auto" w:fill="F2F2F2" w:themeFill="background1" w:themeFillShade="F2"/>
          </w:tcPr>
          <w:p w14:paraId="1E327A3F" w14:textId="26BBECAF" w:rsidR="00B513EA" w:rsidRPr="00E4673E" w:rsidRDefault="0035486C" w:rsidP="00445654">
            <w:pPr>
              <w:jc w:val="center"/>
              <w:rPr>
                <w:sz w:val="18"/>
                <w:szCs w:val="18"/>
              </w:rPr>
            </w:pPr>
            <w:r w:rsidRPr="00E4673E">
              <w:rPr>
                <w:sz w:val="18"/>
                <w:szCs w:val="18"/>
              </w:rPr>
              <w:t>Bearing</w:t>
            </w:r>
          </w:p>
        </w:tc>
        <w:tc>
          <w:tcPr>
            <w:tcW w:w="3629" w:type="dxa"/>
            <w:shd w:val="clear" w:color="auto" w:fill="F2F2F2" w:themeFill="background1" w:themeFillShade="F2"/>
          </w:tcPr>
          <w:p w14:paraId="118883DA" w14:textId="12B85921" w:rsidR="00B513EA" w:rsidRPr="00E4673E" w:rsidRDefault="00284188" w:rsidP="00445654">
            <w:pPr>
              <w:jc w:val="center"/>
              <w:rPr>
                <w:sz w:val="18"/>
                <w:szCs w:val="18"/>
              </w:rPr>
            </w:pPr>
            <w:r w:rsidRPr="00E4673E">
              <w:rPr>
                <w:sz w:val="18"/>
                <w:szCs w:val="18"/>
              </w:rPr>
              <w:t>GPS bearing (in metres)</w:t>
            </w:r>
          </w:p>
        </w:tc>
        <w:tc>
          <w:tcPr>
            <w:tcW w:w="2158" w:type="dxa"/>
            <w:shd w:val="clear" w:color="auto" w:fill="F2F2F2" w:themeFill="background1" w:themeFillShade="F2"/>
          </w:tcPr>
          <w:p w14:paraId="3D37082E" w14:textId="1FCEA3FA" w:rsidR="00B513EA" w:rsidRPr="00E4673E" w:rsidRDefault="0096464E" w:rsidP="00445654">
            <w:pPr>
              <w:jc w:val="center"/>
              <w:rPr>
                <w:sz w:val="18"/>
                <w:szCs w:val="18"/>
              </w:rPr>
            </w:pPr>
            <w:r w:rsidRPr="00E4673E">
              <w:rPr>
                <w:sz w:val="18"/>
                <w:szCs w:val="18"/>
              </w:rPr>
              <w:t>Float</w:t>
            </w:r>
          </w:p>
        </w:tc>
      </w:tr>
      <w:tr w:rsidR="00B513EA" w:rsidRPr="00E4673E" w14:paraId="71D6B769" w14:textId="77777777" w:rsidTr="002C63D3">
        <w:trPr>
          <w:trHeight w:val="335"/>
        </w:trPr>
        <w:tc>
          <w:tcPr>
            <w:tcW w:w="945" w:type="dxa"/>
          </w:tcPr>
          <w:p w14:paraId="069F97EB" w14:textId="097A8BAC" w:rsidR="00B513EA" w:rsidRPr="00E4673E" w:rsidRDefault="00445654" w:rsidP="00445654">
            <w:pPr>
              <w:jc w:val="center"/>
              <w:rPr>
                <w:sz w:val="18"/>
                <w:szCs w:val="18"/>
              </w:rPr>
            </w:pPr>
            <w:r w:rsidRPr="00E4673E">
              <w:rPr>
                <w:sz w:val="18"/>
                <w:szCs w:val="18"/>
              </w:rPr>
              <w:t>5</w:t>
            </w:r>
          </w:p>
        </w:tc>
        <w:tc>
          <w:tcPr>
            <w:tcW w:w="1899" w:type="dxa"/>
          </w:tcPr>
          <w:p w14:paraId="3393CA0C" w14:textId="1B46EA05" w:rsidR="00B513EA" w:rsidRPr="00E4673E" w:rsidRDefault="00DF1AAB" w:rsidP="00445654">
            <w:pPr>
              <w:jc w:val="center"/>
              <w:rPr>
                <w:sz w:val="18"/>
                <w:szCs w:val="18"/>
              </w:rPr>
            </w:pPr>
            <w:proofErr w:type="spellStart"/>
            <w:r w:rsidRPr="00E4673E">
              <w:rPr>
                <w:sz w:val="18"/>
                <w:szCs w:val="18"/>
              </w:rPr>
              <w:t>a</w:t>
            </w:r>
            <w:r w:rsidR="0035486C" w:rsidRPr="00E4673E">
              <w:rPr>
                <w:sz w:val="18"/>
                <w:szCs w:val="18"/>
              </w:rPr>
              <w:t>cceleration_x</w:t>
            </w:r>
            <w:proofErr w:type="spellEnd"/>
          </w:p>
        </w:tc>
        <w:tc>
          <w:tcPr>
            <w:tcW w:w="3629" w:type="dxa"/>
          </w:tcPr>
          <w:p w14:paraId="47BAF741" w14:textId="764F7CBB" w:rsidR="00B513EA" w:rsidRPr="00E4673E" w:rsidRDefault="007C41EF" w:rsidP="00445654">
            <w:pPr>
              <w:jc w:val="center"/>
              <w:rPr>
                <w:sz w:val="18"/>
                <w:szCs w:val="18"/>
              </w:rPr>
            </w:pPr>
            <w:r w:rsidRPr="00E4673E">
              <w:rPr>
                <w:sz w:val="18"/>
                <w:szCs w:val="18"/>
              </w:rPr>
              <w:t>Accelerometer reading at x axis (m/s2)</w:t>
            </w:r>
          </w:p>
        </w:tc>
        <w:tc>
          <w:tcPr>
            <w:tcW w:w="2158" w:type="dxa"/>
          </w:tcPr>
          <w:p w14:paraId="6AAC5F73" w14:textId="3DC8F5C0" w:rsidR="00B513EA" w:rsidRPr="00E4673E" w:rsidRDefault="0096464E" w:rsidP="00445654">
            <w:pPr>
              <w:jc w:val="center"/>
              <w:rPr>
                <w:sz w:val="18"/>
                <w:szCs w:val="18"/>
              </w:rPr>
            </w:pPr>
            <w:r w:rsidRPr="00E4673E">
              <w:rPr>
                <w:sz w:val="18"/>
                <w:szCs w:val="18"/>
              </w:rPr>
              <w:t>Float</w:t>
            </w:r>
          </w:p>
        </w:tc>
      </w:tr>
      <w:tr w:rsidR="00B513EA" w:rsidRPr="00E4673E" w14:paraId="71F90206" w14:textId="77777777" w:rsidTr="002C63D3">
        <w:trPr>
          <w:trHeight w:val="348"/>
        </w:trPr>
        <w:tc>
          <w:tcPr>
            <w:tcW w:w="945" w:type="dxa"/>
            <w:shd w:val="clear" w:color="auto" w:fill="F2F2F2" w:themeFill="background1" w:themeFillShade="F2"/>
          </w:tcPr>
          <w:p w14:paraId="554721EB" w14:textId="3D4D0E2A" w:rsidR="00B513EA" w:rsidRPr="00E4673E" w:rsidRDefault="00445654" w:rsidP="00445654">
            <w:pPr>
              <w:jc w:val="center"/>
              <w:rPr>
                <w:sz w:val="18"/>
                <w:szCs w:val="18"/>
              </w:rPr>
            </w:pPr>
            <w:r w:rsidRPr="00E4673E">
              <w:rPr>
                <w:sz w:val="18"/>
                <w:szCs w:val="18"/>
              </w:rPr>
              <w:t>6</w:t>
            </w:r>
          </w:p>
        </w:tc>
        <w:tc>
          <w:tcPr>
            <w:tcW w:w="1899" w:type="dxa"/>
            <w:shd w:val="clear" w:color="auto" w:fill="F2F2F2" w:themeFill="background1" w:themeFillShade="F2"/>
          </w:tcPr>
          <w:p w14:paraId="24ED0811" w14:textId="2820C7A0" w:rsidR="00B513EA" w:rsidRPr="00E4673E" w:rsidRDefault="00DF1AAB" w:rsidP="00445654">
            <w:pPr>
              <w:jc w:val="center"/>
              <w:rPr>
                <w:sz w:val="18"/>
                <w:szCs w:val="18"/>
              </w:rPr>
            </w:pPr>
            <w:proofErr w:type="spellStart"/>
            <w:r w:rsidRPr="00E4673E">
              <w:rPr>
                <w:sz w:val="18"/>
                <w:szCs w:val="18"/>
              </w:rPr>
              <w:t>a</w:t>
            </w:r>
            <w:r w:rsidR="0035486C" w:rsidRPr="00E4673E">
              <w:rPr>
                <w:sz w:val="18"/>
                <w:szCs w:val="18"/>
              </w:rPr>
              <w:t>cceleration_y</w:t>
            </w:r>
            <w:proofErr w:type="spellEnd"/>
          </w:p>
        </w:tc>
        <w:tc>
          <w:tcPr>
            <w:tcW w:w="3629" w:type="dxa"/>
            <w:shd w:val="clear" w:color="auto" w:fill="F2F2F2" w:themeFill="background1" w:themeFillShade="F2"/>
          </w:tcPr>
          <w:p w14:paraId="345B49E5" w14:textId="26C648CE" w:rsidR="00B513EA" w:rsidRPr="00E4673E" w:rsidRDefault="007C41EF" w:rsidP="00445654">
            <w:pPr>
              <w:jc w:val="center"/>
              <w:rPr>
                <w:sz w:val="18"/>
                <w:szCs w:val="18"/>
              </w:rPr>
            </w:pPr>
            <w:r w:rsidRPr="00E4673E">
              <w:rPr>
                <w:sz w:val="18"/>
                <w:szCs w:val="18"/>
              </w:rPr>
              <w:t>Accelerometer reading at y axis (m/s2)</w:t>
            </w:r>
          </w:p>
        </w:tc>
        <w:tc>
          <w:tcPr>
            <w:tcW w:w="2158" w:type="dxa"/>
            <w:shd w:val="clear" w:color="auto" w:fill="F2F2F2" w:themeFill="background1" w:themeFillShade="F2"/>
          </w:tcPr>
          <w:p w14:paraId="2D2EA83D" w14:textId="0318BA18" w:rsidR="00B513EA" w:rsidRPr="00E4673E" w:rsidRDefault="0096464E" w:rsidP="00445654">
            <w:pPr>
              <w:jc w:val="center"/>
              <w:rPr>
                <w:sz w:val="18"/>
                <w:szCs w:val="18"/>
              </w:rPr>
            </w:pPr>
            <w:r w:rsidRPr="00E4673E">
              <w:rPr>
                <w:sz w:val="18"/>
                <w:szCs w:val="18"/>
              </w:rPr>
              <w:t>Float</w:t>
            </w:r>
          </w:p>
        </w:tc>
      </w:tr>
      <w:tr w:rsidR="00B513EA" w:rsidRPr="00E4673E" w14:paraId="49B5630E" w14:textId="77777777" w:rsidTr="002C63D3">
        <w:trPr>
          <w:trHeight w:val="335"/>
        </w:trPr>
        <w:tc>
          <w:tcPr>
            <w:tcW w:w="945" w:type="dxa"/>
          </w:tcPr>
          <w:p w14:paraId="78CFA686" w14:textId="0B4CF1CB" w:rsidR="00B513EA" w:rsidRPr="00E4673E" w:rsidRDefault="00445654" w:rsidP="00445654">
            <w:pPr>
              <w:jc w:val="center"/>
              <w:rPr>
                <w:sz w:val="18"/>
                <w:szCs w:val="18"/>
              </w:rPr>
            </w:pPr>
            <w:r w:rsidRPr="00E4673E">
              <w:rPr>
                <w:sz w:val="18"/>
                <w:szCs w:val="18"/>
              </w:rPr>
              <w:t>7</w:t>
            </w:r>
          </w:p>
        </w:tc>
        <w:tc>
          <w:tcPr>
            <w:tcW w:w="1899" w:type="dxa"/>
          </w:tcPr>
          <w:p w14:paraId="513456BE" w14:textId="6405FA25" w:rsidR="00B513EA" w:rsidRPr="00E4673E" w:rsidRDefault="00DF1AAB" w:rsidP="00445654">
            <w:pPr>
              <w:jc w:val="center"/>
              <w:rPr>
                <w:sz w:val="18"/>
                <w:szCs w:val="18"/>
              </w:rPr>
            </w:pPr>
            <w:proofErr w:type="spellStart"/>
            <w:r w:rsidRPr="00E4673E">
              <w:rPr>
                <w:sz w:val="18"/>
                <w:szCs w:val="18"/>
              </w:rPr>
              <w:t>a</w:t>
            </w:r>
            <w:r w:rsidR="0035486C" w:rsidRPr="00E4673E">
              <w:rPr>
                <w:sz w:val="18"/>
                <w:szCs w:val="18"/>
              </w:rPr>
              <w:t>cceleration_z</w:t>
            </w:r>
            <w:proofErr w:type="spellEnd"/>
          </w:p>
        </w:tc>
        <w:tc>
          <w:tcPr>
            <w:tcW w:w="3629" w:type="dxa"/>
          </w:tcPr>
          <w:p w14:paraId="5FF09ECC" w14:textId="0212B6D6" w:rsidR="00B513EA" w:rsidRPr="00E4673E" w:rsidRDefault="007C41EF" w:rsidP="00445654">
            <w:pPr>
              <w:jc w:val="center"/>
              <w:rPr>
                <w:sz w:val="18"/>
                <w:szCs w:val="18"/>
              </w:rPr>
            </w:pPr>
            <w:r w:rsidRPr="00E4673E">
              <w:rPr>
                <w:sz w:val="18"/>
                <w:szCs w:val="18"/>
              </w:rPr>
              <w:t>Accelerometer reading at z axis (m/s2)</w:t>
            </w:r>
          </w:p>
        </w:tc>
        <w:tc>
          <w:tcPr>
            <w:tcW w:w="2158" w:type="dxa"/>
          </w:tcPr>
          <w:p w14:paraId="2D08E7E7" w14:textId="6042DCEE" w:rsidR="00B513EA" w:rsidRPr="00E4673E" w:rsidRDefault="0096464E" w:rsidP="00445654">
            <w:pPr>
              <w:jc w:val="center"/>
              <w:rPr>
                <w:sz w:val="18"/>
                <w:szCs w:val="18"/>
              </w:rPr>
            </w:pPr>
            <w:r w:rsidRPr="00E4673E">
              <w:rPr>
                <w:sz w:val="18"/>
                <w:szCs w:val="18"/>
              </w:rPr>
              <w:t>Float</w:t>
            </w:r>
          </w:p>
        </w:tc>
      </w:tr>
      <w:tr w:rsidR="006215B1" w:rsidRPr="00E4673E" w14:paraId="11588AF7" w14:textId="77777777" w:rsidTr="002C63D3">
        <w:trPr>
          <w:trHeight w:val="348"/>
        </w:trPr>
        <w:tc>
          <w:tcPr>
            <w:tcW w:w="945" w:type="dxa"/>
            <w:shd w:val="clear" w:color="auto" w:fill="F2F2F2" w:themeFill="background1" w:themeFillShade="F2"/>
          </w:tcPr>
          <w:p w14:paraId="152F1519" w14:textId="21E49EF6" w:rsidR="006215B1" w:rsidRPr="00E4673E" w:rsidRDefault="00445654" w:rsidP="00445654">
            <w:pPr>
              <w:jc w:val="center"/>
              <w:rPr>
                <w:sz w:val="18"/>
                <w:szCs w:val="18"/>
              </w:rPr>
            </w:pPr>
            <w:r w:rsidRPr="00E4673E">
              <w:rPr>
                <w:sz w:val="18"/>
                <w:szCs w:val="18"/>
              </w:rPr>
              <w:t>8</w:t>
            </w:r>
          </w:p>
        </w:tc>
        <w:tc>
          <w:tcPr>
            <w:tcW w:w="1899" w:type="dxa"/>
            <w:shd w:val="clear" w:color="auto" w:fill="F2F2F2" w:themeFill="background1" w:themeFillShade="F2"/>
          </w:tcPr>
          <w:p w14:paraId="4A491B80" w14:textId="7659912B" w:rsidR="006215B1" w:rsidRPr="00E4673E" w:rsidRDefault="00DF1AAB" w:rsidP="00445654">
            <w:pPr>
              <w:jc w:val="center"/>
              <w:rPr>
                <w:sz w:val="18"/>
                <w:szCs w:val="18"/>
              </w:rPr>
            </w:pPr>
            <w:proofErr w:type="spellStart"/>
            <w:r w:rsidRPr="00E4673E">
              <w:rPr>
                <w:sz w:val="18"/>
                <w:szCs w:val="18"/>
              </w:rPr>
              <w:t>g</w:t>
            </w:r>
            <w:r w:rsidR="0035486C" w:rsidRPr="00E4673E">
              <w:rPr>
                <w:sz w:val="18"/>
                <w:szCs w:val="18"/>
              </w:rPr>
              <w:t>yro_x</w:t>
            </w:r>
            <w:proofErr w:type="spellEnd"/>
          </w:p>
        </w:tc>
        <w:tc>
          <w:tcPr>
            <w:tcW w:w="3629" w:type="dxa"/>
            <w:shd w:val="clear" w:color="auto" w:fill="F2F2F2" w:themeFill="background1" w:themeFillShade="F2"/>
          </w:tcPr>
          <w:p w14:paraId="71B0D8E9" w14:textId="6B92E437" w:rsidR="006215B1" w:rsidRPr="00E4673E" w:rsidRDefault="00BA3930" w:rsidP="00445654">
            <w:pPr>
              <w:jc w:val="center"/>
              <w:rPr>
                <w:sz w:val="18"/>
                <w:szCs w:val="18"/>
              </w:rPr>
            </w:pPr>
            <w:r w:rsidRPr="00E4673E">
              <w:rPr>
                <w:sz w:val="18"/>
                <w:szCs w:val="18"/>
              </w:rPr>
              <w:t>Gyroscope reading in x axis (rad/s)</w:t>
            </w:r>
          </w:p>
        </w:tc>
        <w:tc>
          <w:tcPr>
            <w:tcW w:w="2158" w:type="dxa"/>
            <w:shd w:val="clear" w:color="auto" w:fill="F2F2F2" w:themeFill="background1" w:themeFillShade="F2"/>
          </w:tcPr>
          <w:p w14:paraId="287E5390" w14:textId="18430CC9" w:rsidR="006215B1" w:rsidRPr="00E4673E" w:rsidRDefault="0096464E" w:rsidP="00445654">
            <w:pPr>
              <w:jc w:val="center"/>
              <w:rPr>
                <w:sz w:val="18"/>
                <w:szCs w:val="18"/>
              </w:rPr>
            </w:pPr>
            <w:r w:rsidRPr="00E4673E">
              <w:rPr>
                <w:sz w:val="18"/>
                <w:szCs w:val="18"/>
              </w:rPr>
              <w:t>Float</w:t>
            </w:r>
          </w:p>
        </w:tc>
      </w:tr>
      <w:tr w:rsidR="006215B1" w:rsidRPr="00E4673E" w14:paraId="2716B011" w14:textId="77777777" w:rsidTr="002C63D3">
        <w:trPr>
          <w:trHeight w:val="335"/>
        </w:trPr>
        <w:tc>
          <w:tcPr>
            <w:tcW w:w="945" w:type="dxa"/>
          </w:tcPr>
          <w:p w14:paraId="4B1522D5" w14:textId="5AB30F45" w:rsidR="006215B1" w:rsidRPr="00E4673E" w:rsidRDefault="00445654" w:rsidP="00445654">
            <w:pPr>
              <w:jc w:val="center"/>
              <w:rPr>
                <w:sz w:val="18"/>
                <w:szCs w:val="18"/>
              </w:rPr>
            </w:pPr>
            <w:r w:rsidRPr="00E4673E">
              <w:rPr>
                <w:sz w:val="18"/>
                <w:szCs w:val="18"/>
              </w:rPr>
              <w:t>9</w:t>
            </w:r>
          </w:p>
        </w:tc>
        <w:tc>
          <w:tcPr>
            <w:tcW w:w="1899" w:type="dxa"/>
          </w:tcPr>
          <w:p w14:paraId="04E6340D" w14:textId="0C5199C9" w:rsidR="006215B1" w:rsidRPr="00E4673E" w:rsidRDefault="00DF1AAB" w:rsidP="00445654">
            <w:pPr>
              <w:jc w:val="center"/>
              <w:rPr>
                <w:sz w:val="18"/>
                <w:szCs w:val="18"/>
              </w:rPr>
            </w:pPr>
            <w:proofErr w:type="spellStart"/>
            <w:r w:rsidRPr="00E4673E">
              <w:rPr>
                <w:sz w:val="18"/>
                <w:szCs w:val="18"/>
              </w:rPr>
              <w:t>g</w:t>
            </w:r>
            <w:r w:rsidR="0035486C" w:rsidRPr="00E4673E">
              <w:rPr>
                <w:sz w:val="18"/>
                <w:szCs w:val="18"/>
              </w:rPr>
              <w:t>ryo_y</w:t>
            </w:r>
            <w:proofErr w:type="spellEnd"/>
          </w:p>
        </w:tc>
        <w:tc>
          <w:tcPr>
            <w:tcW w:w="3629" w:type="dxa"/>
          </w:tcPr>
          <w:p w14:paraId="0E679511" w14:textId="7222BEBF" w:rsidR="006215B1" w:rsidRPr="00E4673E" w:rsidRDefault="00BA3930" w:rsidP="00445654">
            <w:pPr>
              <w:jc w:val="center"/>
              <w:rPr>
                <w:sz w:val="18"/>
                <w:szCs w:val="18"/>
              </w:rPr>
            </w:pPr>
            <w:r w:rsidRPr="00E4673E">
              <w:rPr>
                <w:sz w:val="18"/>
                <w:szCs w:val="18"/>
              </w:rPr>
              <w:t>Gyroscope reading in y axis (rad/s)</w:t>
            </w:r>
          </w:p>
        </w:tc>
        <w:tc>
          <w:tcPr>
            <w:tcW w:w="2158" w:type="dxa"/>
          </w:tcPr>
          <w:p w14:paraId="36CE6573" w14:textId="712EF238" w:rsidR="006215B1" w:rsidRPr="00E4673E" w:rsidRDefault="0096464E" w:rsidP="00445654">
            <w:pPr>
              <w:jc w:val="center"/>
              <w:rPr>
                <w:sz w:val="18"/>
                <w:szCs w:val="18"/>
              </w:rPr>
            </w:pPr>
            <w:r w:rsidRPr="00E4673E">
              <w:rPr>
                <w:sz w:val="18"/>
                <w:szCs w:val="18"/>
              </w:rPr>
              <w:t>Float</w:t>
            </w:r>
          </w:p>
        </w:tc>
      </w:tr>
      <w:tr w:rsidR="006215B1" w:rsidRPr="00E4673E" w14:paraId="4B47A404" w14:textId="77777777" w:rsidTr="002C63D3">
        <w:trPr>
          <w:trHeight w:val="348"/>
        </w:trPr>
        <w:tc>
          <w:tcPr>
            <w:tcW w:w="945" w:type="dxa"/>
            <w:shd w:val="clear" w:color="auto" w:fill="F2F2F2" w:themeFill="background1" w:themeFillShade="F2"/>
          </w:tcPr>
          <w:p w14:paraId="5B78CDB2" w14:textId="7D68ACD2" w:rsidR="006215B1" w:rsidRPr="00E4673E" w:rsidRDefault="00445654" w:rsidP="00445654">
            <w:pPr>
              <w:jc w:val="center"/>
              <w:rPr>
                <w:sz w:val="18"/>
                <w:szCs w:val="18"/>
              </w:rPr>
            </w:pPr>
            <w:r w:rsidRPr="00E4673E">
              <w:rPr>
                <w:sz w:val="18"/>
                <w:szCs w:val="18"/>
              </w:rPr>
              <w:t>10</w:t>
            </w:r>
          </w:p>
        </w:tc>
        <w:tc>
          <w:tcPr>
            <w:tcW w:w="1899" w:type="dxa"/>
            <w:shd w:val="clear" w:color="auto" w:fill="F2F2F2" w:themeFill="background1" w:themeFillShade="F2"/>
          </w:tcPr>
          <w:p w14:paraId="4478124F" w14:textId="7E56018D" w:rsidR="006215B1" w:rsidRPr="00E4673E" w:rsidRDefault="00DF1AAB" w:rsidP="00445654">
            <w:pPr>
              <w:jc w:val="center"/>
              <w:rPr>
                <w:sz w:val="18"/>
                <w:szCs w:val="18"/>
              </w:rPr>
            </w:pPr>
            <w:proofErr w:type="spellStart"/>
            <w:r w:rsidRPr="00E4673E">
              <w:rPr>
                <w:sz w:val="18"/>
                <w:szCs w:val="18"/>
              </w:rPr>
              <w:t>g</w:t>
            </w:r>
            <w:r w:rsidR="0035486C" w:rsidRPr="00E4673E">
              <w:rPr>
                <w:sz w:val="18"/>
                <w:szCs w:val="18"/>
              </w:rPr>
              <w:t>ryo_z</w:t>
            </w:r>
            <w:proofErr w:type="spellEnd"/>
          </w:p>
        </w:tc>
        <w:tc>
          <w:tcPr>
            <w:tcW w:w="3629" w:type="dxa"/>
            <w:shd w:val="clear" w:color="auto" w:fill="F2F2F2" w:themeFill="background1" w:themeFillShade="F2"/>
          </w:tcPr>
          <w:p w14:paraId="4D634913" w14:textId="29DA0117" w:rsidR="006215B1" w:rsidRPr="00E4673E" w:rsidRDefault="00BA3930" w:rsidP="00445654">
            <w:pPr>
              <w:jc w:val="center"/>
              <w:rPr>
                <w:sz w:val="18"/>
                <w:szCs w:val="18"/>
              </w:rPr>
            </w:pPr>
            <w:r w:rsidRPr="00E4673E">
              <w:rPr>
                <w:sz w:val="18"/>
                <w:szCs w:val="18"/>
              </w:rPr>
              <w:t>Gyroscope reading in z axis (rad/s)</w:t>
            </w:r>
          </w:p>
        </w:tc>
        <w:tc>
          <w:tcPr>
            <w:tcW w:w="2158" w:type="dxa"/>
            <w:shd w:val="clear" w:color="auto" w:fill="F2F2F2" w:themeFill="background1" w:themeFillShade="F2"/>
          </w:tcPr>
          <w:p w14:paraId="74F738B6" w14:textId="025C0EFA" w:rsidR="006215B1" w:rsidRPr="00E4673E" w:rsidRDefault="0096464E" w:rsidP="00445654">
            <w:pPr>
              <w:jc w:val="center"/>
              <w:rPr>
                <w:sz w:val="18"/>
                <w:szCs w:val="18"/>
              </w:rPr>
            </w:pPr>
            <w:r w:rsidRPr="00E4673E">
              <w:rPr>
                <w:sz w:val="18"/>
                <w:szCs w:val="18"/>
              </w:rPr>
              <w:t>Float</w:t>
            </w:r>
          </w:p>
        </w:tc>
      </w:tr>
      <w:tr w:rsidR="006215B1" w:rsidRPr="00E4673E" w14:paraId="6AE2BE93" w14:textId="77777777" w:rsidTr="002C63D3">
        <w:trPr>
          <w:trHeight w:val="335"/>
        </w:trPr>
        <w:tc>
          <w:tcPr>
            <w:tcW w:w="945" w:type="dxa"/>
          </w:tcPr>
          <w:p w14:paraId="219D7866" w14:textId="2592FF7C" w:rsidR="006215B1" w:rsidRPr="00E4673E" w:rsidRDefault="00445654" w:rsidP="00445654">
            <w:pPr>
              <w:jc w:val="center"/>
              <w:rPr>
                <w:sz w:val="18"/>
                <w:szCs w:val="18"/>
              </w:rPr>
            </w:pPr>
            <w:r w:rsidRPr="00E4673E">
              <w:rPr>
                <w:sz w:val="18"/>
                <w:szCs w:val="18"/>
              </w:rPr>
              <w:t>11</w:t>
            </w:r>
          </w:p>
        </w:tc>
        <w:tc>
          <w:tcPr>
            <w:tcW w:w="1899" w:type="dxa"/>
          </w:tcPr>
          <w:p w14:paraId="31209C9B" w14:textId="196C2E70" w:rsidR="006215B1" w:rsidRPr="00E4673E" w:rsidRDefault="00DF1AAB" w:rsidP="00445654">
            <w:pPr>
              <w:jc w:val="center"/>
              <w:rPr>
                <w:sz w:val="18"/>
                <w:szCs w:val="18"/>
              </w:rPr>
            </w:pPr>
            <w:r w:rsidRPr="00E4673E">
              <w:rPr>
                <w:sz w:val="18"/>
                <w:szCs w:val="18"/>
              </w:rPr>
              <w:t>second</w:t>
            </w:r>
          </w:p>
        </w:tc>
        <w:tc>
          <w:tcPr>
            <w:tcW w:w="3629" w:type="dxa"/>
          </w:tcPr>
          <w:p w14:paraId="4B24B129" w14:textId="03B452FC" w:rsidR="006215B1" w:rsidRPr="00E4673E" w:rsidRDefault="00247339" w:rsidP="00445654">
            <w:pPr>
              <w:jc w:val="center"/>
              <w:rPr>
                <w:sz w:val="18"/>
                <w:szCs w:val="18"/>
              </w:rPr>
            </w:pPr>
            <w:r w:rsidRPr="00E4673E">
              <w:rPr>
                <w:sz w:val="18"/>
                <w:szCs w:val="18"/>
              </w:rPr>
              <w:t>Time of the record by number of seconds</w:t>
            </w:r>
          </w:p>
        </w:tc>
        <w:tc>
          <w:tcPr>
            <w:tcW w:w="2158" w:type="dxa"/>
          </w:tcPr>
          <w:p w14:paraId="59AD5D57" w14:textId="3315FB91" w:rsidR="006215B1" w:rsidRPr="00E4673E" w:rsidRDefault="0096464E" w:rsidP="00445654">
            <w:pPr>
              <w:jc w:val="center"/>
              <w:rPr>
                <w:sz w:val="18"/>
                <w:szCs w:val="18"/>
              </w:rPr>
            </w:pPr>
            <w:r w:rsidRPr="00E4673E">
              <w:rPr>
                <w:sz w:val="18"/>
                <w:szCs w:val="18"/>
              </w:rPr>
              <w:t>Float</w:t>
            </w:r>
          </w:p>
        </w:tc>
      </w:tr>
      <w:tr w:rsidR="006215B1" w:rsidRPr="00E4673E" w14:paraId="701CCB21" w14:textId="77777777" w:rsidTr="002C63D3">
        <w:trPr>
          <w:trHeight w:val="335"/>
        </w:trPr>
        <w:tc>
          <w:tcPr>
            <w:tcW w:w="945" w:type="dxa"/>
            <w:shd w:val="clear" w:color="auto" w:fill="F2F2F2" w:themeFill="background1" w:themeFillShade="F2"/>
          </w:tcPr>
          <w:p w14:paraId="37026664" w14:textId="0584931A" w:rsidR="006215B1" w:rsidRPr="00E4673E" w:rsidRDefault="00445654" w:rsidP="00445654">
            <w:pPr>
              <w:jc w:val="center"/>
              <w:rPr>
                <w:sz w:val="18"/>
                <w:szCs w:val="18"/>
              </w:rPr>
            </w:pPr>
            <w:r w:rsidRPr="00E4673E">
              <w:rPr>
                <w:sz w:val="18"/>
                <w:szCs w:val="18"/>
              </w:rPr>
              <w:t>12</w:t>
            </w:r>
          </w:p>
        </w:tc>
        <w:tc>
          <w:tcPr>
            <w:tcW w:w="1899" w:type="dxa"/>
            <w:shd w:val="clear" w:color="auto" w:fill="F2F2F2" w:themeFill="background1" w:themeFillShade="F2"/>
          </w:tcPr>
          <w:p w14:paraId="721EDF4B" w14:textId="19CA89A8" w:rsidR="006215B1" w:rsidRPr="00E4673E" w:rsidRDefault="00DF1AAB" w:rsidP="00445654">
            <w:pPr>
              <w:jc w:val="center"/>
              <w:rPr>
                <w:sz w:val="18"/>
                <w:szCs w:val="18"/>
              </w:rPr>
            </w:pPr>
            <w:r w:rsidRPr="00E4673E">
              <w:rPr>
                <w:sz w:val="18"/>
                <w:szCs w:val="18"/>
              </w:rPr>
              <w:t>Speed</w:t>
            </w:r>
          </w:p>
        </w:tc>
        <w:tc>
          <w:tcPr>
            <w:tcW w:w="3629" w:type="dxa"/>
            <w:shd w:val="clear" w:color="auto" w:fill="F2F2F2" w:themeFill="background1" w:themeFillShade="F2"/>
          </w:tcPr>
          <w:p w14:paraId="25693FB3" w14:textId="667AF62C" w:rsidR="006215B1" w:rsidRPr="00E4673E" w:rsidRDefault="004B0E9E" w:rsidP="00445654">
            <w:pPr>
              <w:jc w:val="center"/>
              <w:rPr>
                <w:sz w:val="18"/>
                <w:szCs w:val="18"/>
              </w:rPr>
            </w:pPr>
            <w:r w:rsidRPr="00E4673E">
              <w:rPr>
                <w:sz w:val="18"/>
                <w:szCs w:val="18"/>
              </w:rPr>
              <w:t>Speed measured by GPS in m/s</w:t>
            </w:r>
          </w:p>
        </w:tc>
        <w:tc>
          <w:tcPr>
            <w:tcW w:w="2158" w:type="dxa"/>
            <w:shd w:val="clear" w:color="auto" w:fill="F2F2F2" w:themeFill="background1" w:themeFillShade="F2"/>
          </w:tcPr>
          <w:p w14:paraId="51BD8ED1" w14:textId="45AE9B81" w:rsidR="006215B1" w:rsidRPr="00E4673E" w:rsidRDefault="0096464E" w:rsidP="00445654">
            <w:pPr>
              <w:jc w:val="center"/>
              <w:rPr>
                <w:sz w:val="18"/>
                <w:szCs w:val="18"/>
              </w:rPr>
            </w:pPr>
            <w:r w:rsidRPr="00E4673E">
              <w:rPr>
                <w:sz w:val="18"/>
                <w:szCs w:val="18"/>
              </w:rPr>
              <w:t xml:space="preserve">Float </w:t>
            </w:r>
          </w:p>
        </w:tc>
      </w:tr>
    </w:tbl>
    <w:p w14:paraId="2C40C7DA" w14:textId="23B0038B" w:rsidR="00F45866" w:rsidRPr="00EB57BE" w:rsidRDefault="0080212D" w:rsidP="00F45866">
      <w:pPr>
        <w:spacing w:before="120"/>
        <w:rPr>
          <w:sz w:val="18"/>
          <w:szCs w:val="18"/>
        </w:rPr>
      </w:pPr>
      <w:r w:rsidRPr="00EB57BE">
        <w:rPr>
          <w:sz w:val="18"/>
          <w:szCs w:val="18"/>
        </w:rPr>
        <w:t xml:space="preserve">The total number </w:t>
      </w:r>
      <w:r w:rsidR="001F280F" w:rsidRPr="00EB57BE">
        <w:rPr>
          <w:sz w:val="18"/>
          <w:szCs w:val="18"/>
        </w:rPr>
        <w:t xml:space="preserve">of </w:t>
      </w:r>
      <w:r w:rsidR="003334CB" w:rsidRPr="00EB57BE">
        <w:rPr>
          <w:sz w:val="18"/>
          <w:szCs w:val="18"/>
        </w:rPr>
        <w:t xml:space="preserve">records </w:t>
      </w:r>
      <w:r w:rsidR="00F6380D" w:rsidRPr="00EB57BE">
        <w:rPr>
          <w:sz w:val="18"/>
          <w:szCs w:val="18"/>
        </w:rPr>
        <w:t xml:space="preserve">in all 5 </w:t>
      </w:r>
      <w:r w:rsidR="003067D0" w:rsidRPr="00EB57BE">
        <w:rPr>
          <w:sz w:val="18"/>
          <w:szCs w:val="18"/>
        </w:rPr>
        <w:t xml:space="preserve">CSV files </w:t>
      </w:r>
      <w:r w:rsidR="009E164D" w:rsidRPr="00EB57BE">
        <w:rPr>
          <w:sz w:val="18"/>
          <w:szCs w:val="18"/>
        </w:rPr>
        <w:t>apps up to</w:t>
      </w:r>
      <w:r w:rsidR="003067D0" w:rsidRPr="00EB57BE">
        <w:rPr>
          <w:sz w:val="18"/>
          <w:szCs w:val="18"/>
        </w:rPr>
        <w:t xml:space="preserve"> </w:t>
      </w:r>
      <w:r w:rsidR="00CF1B9E" w:rsidRPr="00EB57BE">
        <w:rPr>
          <w:sz w:val="18"/>
          <w:szCs w:val="18"/>
        </w:rPr>
        <w:t>7</w:t>
      </w:r>
      <w:r w:rsidR="00AD1735" w:rsidRPr="00EB57BE">
        <w:rPr>
          <w:sz w:val="18"/>
          <w:szCs w:val="18"/>
        </w:rPr>
        <w:t>,</w:t>
      </w:r>
      <w:r w:rsidR="00B1094C" w:rsidRPr="00EB57BE">
        <w:rPr>
          <w:sz w:val="18"/>
          <w:szCs w:val="18"/>
        </w:rPr>
        <w:t>469,656</w:t>
      </w:r>
      <w:r w:rsidR="009E164D" w:rsidRPr="00EB57BE">
        <w:rPr>
          <w:sz w:val="18"/>
          <w:szCs w:val="18"/>
        </w:rPr>
        <w:t xml:space="preserve"> records</w:t>
      </w:r>
      <w:r w:rsidR="00CF1B9E" w:rsidRPr="00EB57BE">
        <w:rPr>
          <w:sz w:val="18"/>
          <w:szCs w:val="18"/>
        </w:rPr>
        <w:t>.</w:t>
      </w:r>
    </w:p>
    <w:p w14:paraId="4D89142D" w14:textId="6A53FF52" w:rsidR="00BF7244" w:rsidRPr="00EB57BE" w:rsidRDefault="00A418A6" w:rsidP="00001F3F">
      <w:pPr>
        <w:spacing w:before="120"/>
        <w:rPr>
          <w:sz w:val="18"/>
          <w:szCs w:val="18"/>
        </w:rPr>
      </w:pPr>
      <w:r w:rsidRPr="00EB57BE">
        <w:rPr>
          <w:sz w:val="18"/>
          <w:szCs w:val="18"/>
        </w:rPr>
        <w:t>Whereas</w:t>
      </w:r>
      <w:r w:rsidR="009E164D" w:rsidRPr="00EB57BE">
        <w:rPr>
          <w:sz w:val="18"/>
          <w:szCs w:val="18"/>
        </w:rPr>
        <w:t xml:space="preserve"> t</w:t>
      </w:r>
      <w:r w:rsidR="00B17B30" w:rsidRPr="00EB57BE">
        <w:rPr>
          <w:sz w:val="18"/>
          <w:szCs w:val="18"/>
        </w:rPr>
        <w:t xml:space="preserve">he labels table </w:t>
      </w:r>
      <w:r w:rsidR="00F47280" w:rsidRPr="00EB57BE">
        <w:rPr>
          <w:sz w:val="18"/>
          <w:szCs w:val="18"/>
        </w:rPr>
        <w:t xml:space="preserve">2 columns and 20018 records and it provides information </w:t>
      </w:r>
      <w:r w:rsidR="009E164D" w:rsidRPr="00EB57BE">
        <w:rPr>
          <w:sz w:val="18"/>
          <w:szCs w:val="18"/>
        </w:rPr>
        <w:t>on</w:t>
      </w:r>
      <w:r w:rsidR="00944F73" w:rsidRPr="00EB57BE">
        <w:rPr>
          <w:sz w:val="18"/>
          <w:szCs w:val="18"/>
        </w:rPr>
        <w:t xml:space="preserve"> whether </w:t>
      </w:r>
      <w:r w:rsidR="00E50490" w:rsidRPr="00EB57BE">
        <w:rPr>
          <w:sz w:val="18"/>
          <w:szCs w:val="18"/>
        </w:rPr>
        <w:t xml:space="preserve">a driving trip is dangerous or safe. </w:t>
      </w:r>
      <w:r w:rsidR="004E5919" w:rsidRPr="00EB57BE">
        <w:rPr>
          <w:sz w:val="18"/>
          <w:szCs w:val="18"/>
        </w:rPr>
        <w:t>The 2 columns</w:t>
      </w:r>
      <w:r w:rsidRPr="00EB57BE">
        <w:rPr>
          <w:sz w:val="18"/>
          <w:szCs w:val="18"/>
        </w:rPr>
        <w:t xml:space="preserve"> in the table</w:t>
      </w:r>
      <w:r w:rsidR="004E5919" w:rsidRPr="00EB57BE">
        <w:rPr>
          <w:sz w:val="18"/>
          <w:szCs w:val="18"/>
        </w:rPr>
        <w:t xml:space="preserve"> are </w:t>
      </w:r>
      <w:proofErr w:type="spellStart"/>
      <w:r w:rsidR="00372257" w:rsidRPr="00EB57BE">
        <w:rPr>
          <w:sz w:val="18"/>
          <w:szCs w:val="18"/>
        </w:rPr>
        <w:t>bookingID</w:t>
      </w:r>
      <w:proofErr w:type="spellEnd"/>
      <w:r w:rsidR="00372257" w:rsidRPr="00EB57BE">
        <w:rPr>
          <w:sz w:val="18"/>
          <w:szCs w:val="18"/>
        </w:rPr>
        <w:t xml:space="preserve"> and label</w:t>
      </w:r>
      <w:r w:rsidR="00001F3F" w:rsidRPr="00EB57BE">
        <w:rPr>
          <w:sz w:val="18"/>
          <w:szCs w:val="18"/>
        </w:rPr>
        <w:t xml:space="preserve">. The </w:t>
      </w:r>
      <w:proofErr w:type="spellStart"/>
      <w:r w:rsidR="00001F3F" w:rsidRPr="00EB57BE">
        <w:rPr>
          <w:sz w:val="18"/>
          <w:szCs w:val="18"/>
        </w:rPr>
        <w:t>bookingID</w:t>
      </w:r>
      <w:proofErr w:type="spellEnd"/>
      <w:r w:rsidR="00001F3F" w:rsidRPr="00EB57BE">
        <w:rPr>
          <w:sz w:val="18"/>
          <w:szCs w:val="18"/>
        </w:rPr>
        <w:t xml:space="preserve"> column rep</w:t>
      </w:r>
      <w:r w:rsidR="00103B35" w:rsidRPr="00EB57BE">
        <w:rPr>
          <w:sz w:val="18"/>
          <w:szCs w:val="18"/>
        </w:rPr>
        <w:t xml:space="preserve">resents each </w:t>
      </w:r>
      <w:proofErr w:type="spellStart"/>
      <w:r w:rsidR="00103B35" w:rsidRPr="00EB57BE">
        <w:rPr>
          <w:sz w:val="18"/>
          <w:szCs w:val="18"/>
        </w:rPr>
        <w:t>bookingID</w:t>
      </w:r>
      <w:proofErr w:type="spellEnd"/>
      <w:r w:rsidR="00103B35" w:rsidRPr="00EB57BE">
        <w:rPr>
          <w:sz w:val="18"/>
          <w:szCs w:val="18"/>
        </w:rPr>
        <w:t xml:space="preserve"> in features table</w:t>
      </w:r>
      <w:r w:rsidR="00DE4FBD" w:rsidRPr="00EB57BE">
        <w:rPr>
          <w:sz w:val="18"/>
          <w:szCs w:val="18"/>
        </w:rPr>
        <w:t>. The labels column indicate</w:t>
      </w:r>
      <w:r w:rsidR="0061615E" w:rsidRPr="00EB57BE">
        <w:rPr>
          <w:sz w:val="18"/>
          <w:szCs w:val="18"/>
        </w:rPr>
        <w:t>s</w:t>
      </w:r>
      <w:r w:rsidR="00DE4FBD" w:rsidRPr="00EB57BE">
        <w:rPr>
          <w:sz w:val="18"/>
          <w:szCs w:val="18"/>
        </w:rPr>
        <w:t xml:space="preserve"> the </w:t>
      </w:r>
      <w:r w:rsidR="00ED5B13" w:rsidRPr="00EB57BE">
        <w:rPr>
          <w:sz w:val="18"/>
          <w:szCs w:val="18"/>
        </w:rPr>
        <w:t>safety of trip</w:t>
      </w:r>
      <w:r w:rsidR="0062500E" w:rsidRPr="00EB57BE">
        <w:rPr>
          <w:sz w:val="18"/>
          <w:szCs w:val="18"/>
        </w:rPr>
        <w:t xml:space="preserve"> where 0 being safe trip and 1 indicating dangerous trip.</w:t>
      </w:r>
      <w:r w:rsidR="00001F3F" w:rsidRPr="00EB57BE">
        <w:rPr>
          <w:sz w:val="18"/>
          <w:szCs w:val="18"/>
        </w:rPr>
        <w:t xml:space="preserve"> </w:t>
      </w:r>
    </w:p>
    <w:p w14:paraId="28DA9AF4" w14:textId="6977E71B" w:rsidR="00053F20" w:rsidRPr="00E4673E" w:rsidRDefault="00333665" w:rsidP="00A14CC9">
      <w:pPr>
        <w:pStyle w:val="Heading3"/>
        <w:numPr>
          <w:ilvl w:val="2"/>
          <w:numId w:val="14"/>
        </w:numPr>
        <w:spacing w:before="320" w:after="160"/>
        <w:rPr>
          <w:b/>
        </w:rPr>
      </w:pPr>
      <w:bookmarkStart w:id="18" w:name="_Toc90061509"/>
      <w:r w:rsidRPr="00E4673E">
        <w:rPr>
          <w:b/>
        </w:rPr>
        <w:lastRenderedPageBreak/>
        <w:t xml:space="preserve">Data </w:t>
      </w:r>
      <w:r w:rsidR="00FA4259" w:rsidRPr="00E4673E">
        <w:rPr>
          <w:b/>
        </w:rPr>
        <w:t>Preparation</w:t>
      </w:r>
      <w:bookmarkEnd w:id="18"/>
    </w:p>
    <w:p w14:paraId="6F253C8A" w14:textId="2DD62708" w:rsidR="00FA4259" w:rsidRPr="00EB57BE" w:rsidRDefault="003F7CD7" w:rsidP="00FA4259">
      <w:pPr>
        <w:rPr>
          <w:sz w:val="18"/>
          <w:szCs w:val="18"/>
        </w:rPr>
      </w:pPr>
      <w:r w:rsidRPr="00EB57BE">
        <w:rPr>
          <w:sz w:val="18"/>
          <w:szCs w:val="18"/>
        </w:rPr>
        <w:t xml:space="preserve">All the 5 features CSV </w:t>
      </w:r>
      <w:r w:rsidR="00F1633D" w:rsidRPr="00EB57BE">
        <w:rPr>
          <w:sz w:val="18"/>
          <w:szCs w:val="18"/>
        </w:rPr>
        <w:t xml:space="preserve">files </w:t>
      </w:r>
      <w:r w:rsidRPr="00EB57BE">
        <w:rPr>
          <w:sz w:val="18"/>
          <w:szCs w:val="18"/>
        </w:rPr>
        <w:t>a</w:t>
      </w:r>
      <w:r w:rsidR="00F1633D" w:rsidRPr="00EB57BE">
        <w:rPr>
          <w:sz w:val="18"/>
          <w:szCs w:val="18"/>
        </w:rPr>
        <w:t>long with the label CSV file were imported into</w:t>
      </w:r>
      <w:r w:rsidR="00124401" w:rsidRPr="00EB57BE">
        <w:rPr>
          <w:sz w:val="18"/>
          <w:szCs w:val="18"/>
        </w:rPr>
        <w:t xml:space="preserve"> a database named </w:t>
      </w:r>
      <w:proofErr w:type="spellStart"/>
      <w:r w:rsidR="00D45480" w:rsidRPr="00EB57BE">
        <w:rPr>
          <w:sz w:val="18"/>
          <w:szCs w:val="18"/>
        </w:rPr>
        <w:t>JustTaxiDB</w:t>
      </w:r>
      <w:proofErr w:type="spellEnd"/>
      <w:r w:rsidR="00D45480" w:rsidRPr="00EB57BE">
        <w:rPr>
          <w:sz w:val="18"/>
          <w:szCs w:val="18"/>
        </w:rPr>
        <w:t xml:space="preserve"> inside</w:t>
      </w:r>
      <w:r w:rsidR="00F1633D" w:rsidRPr="00EB57BE">
        <w:rPr>
          <w:sz w:val="18"/>
          <w:szCs w:val="18"/>
        </w:rPr>
        <w:t xml:space="preserve"> the</w:t>
      </w:r>
      <w:r w:rsidR="00101D4A" w:rsidRPr="00EB57BE">
        <w:rPr>
          <w:sz w:val="18"/>
          <w:szCs w:val="18"/>
        </w:rPr>
        <w:t xml:space="preserve"> Microsoft Manager Server Management Studio</w:t>
      </w:r>
      <w:r w:rsidR="00D45480" w:rsidRPr="00EB57BE">
        <w:rPr>
          <w:sz w:val="18"/>
          <w:szCs w:val="18"/>
        </w:rPr>
        <w:t xml:space="preserve">. </w:t>
      </w:r>
      <w:r w:rsidR="00912946" w:rsidRPr="00EB57BE">
        <w:rPr>
          <w:sz w:val="18"/>
          <w:szCs w:val="18"/>
        </w:rPr>
        <w:t>Hence, 5 different features tables and 1 labels table were created</w:t>
      </w:r>
    </w:p>
    <w:p w14:paraId="7458D5D9" w14:textId="1BB08ADC" w:rsidR="0018762C" w:rsidRPr="00EB57BE" w:rsidRDefault="00555B29" w:rsidP="00FA4259">
      <w:pPr>
        <w:rPr>
          <w:sz w:val="18"/>
          <w:szCs w:val="18"/>
        </w:rPr>
      </w:pPr>
      <w:r w:rsidRPr="00EB57BE">
        <w:rPr>
          <w:sz w:val="18"/>
          <w:szCs w:val="18"/>
        </w:rPr>
        <w:t xml:space="preserve">All 5 features </w:t>
      </w:r>
      <w:r w:rsidR="00912946" w:rsidRPr="00EB57BE">
        <w:rPr>
          <w:sz w:val="18"/>
          <w:szCs w:val="18"/>
        </w:rPr>
        <w:t xml:space="preserve">tables were merged </w:t>
      </w:r>
      <w:r w:rsidR="009275D6" w:rsidRPr="00EB57BE">
        <w:rPr>
          <w:sz w:val="18"/>
          <w:szCs w:val="18"/>
        </w:rPr>
        <w:t xml:space="preserve">to create the final </w:t>
      </w:r>
      <w:r w:rsidR="00C61CE7" w:rsidRPr="00EB57BE">
        <w:rPr>
          <w:sz w:val="18"/>
          <w:szCs w:val="18"/>
        </w:rPr>
        <w:t>features table</w:t>
      </w:r>
      <w:r w:rsidR="001B3353" w:rsidRPr="00EB57BE">
        <w:rPr>
          <w:sz w:val="18"/>
          <w:szCs w:val="18"/>
        </w:rPr>
        <w:t xml:space="preserve">. The </w:t>
      </w:r>
      <w:proofErr w:type="spellStart"/>
      <w:r w:rsidR="001B3353" w:rsidRPr="00EB57BE">
        <w:rPr>
          <w:sz w:val="18"/>
          <w:szCs w:val="18"/>
        </w:rPr>
        <w:t>featuresID</w:t>
      </w:r>
      <w:proofErr w:type="spellEnd"/>
      <w:r w:rsidR="001B3353" w:rsidRPr="00EB57BE">
        <w:rPr>
          <w:sz w:val="18"/>
          <w:szCs w:val="18"/>
        </w:rPr>
        <w:t xml:space="preserve"> </w:t>
      </w:r>
      <w:r w:rsidR="003B6C7F" w:rsidRPr="00EB57BE">
        <w:rPr>
          <w:sz w:val="18"/>
          <w:szCs w:val="18"/>
        </w:rPr>
        <w:t>column was</w:t>
      </w:r>
      <w:r w:rsidR="001B3353" w:rsidRPr="00EB57BE">
        <w:rPr>
          <w:sz w:val="18"/>
          <w:szCs w:val="18"/>
        </w:rPr>
        <w:t xml:space="preserve"> dropped and replaced with a new </w:t>
      </w:r>
      <w:r w:rsidR="00E233CB" w:rsidRPr="00EB57BE">
        <w:rPr>
          <w:sz w:val="18"/>
          <w:szCs w:val="18"/>
        </w:rPr>
        <w:t xml:space="preserve">identity column named ‘ID’ which is </w:t>
      </w:r>
      <w:r w:rsidR="00882A02" w:rsidRPr="00EB57BE">
        <w:rPr>
          <w:sz w:val="18"/>
          <w:szCs w:val="18"/>
        </w:rPr>
        <w:t xml:space="preserve">made the primary key for the features table. </w:t>
      </w:r>
    </w:p>
    <w:p w14:paraId="512A2624" w14:textId="436521F1" w:rsidR="00C626E2" w:rsidRPr="00EB57BE" w:rsidRDefault="00C626E2" w:rsidP="00FA4259">
      <w:pPr>
        <w:rPr>
          <w:sz w:val="18"/>
          <w:szCs w:val="18"/>
        </w:rPr>
      </w:pPr>
      <w:r w:rsidRPr="00EB57BE">
        <w:rPr>
          <w:sz w:val="18"/>
          <w:szCs w:val="18"/>
        </w:rPr>
        <w:t xml:space="preserve">For the labels table, </w:t>
      </w:r>
      <w:r w:rsidR="00E81CCB" w:rsidRPr="00EB57BE">
        <w:rPr>
          <w:sz w:val="18"/>
          <w:szCs w:val="18"/>
        </w:rPr>
        <w:t xml:space="preserve">we realised that there were duplicate </w:t>
      </w:r>
      <w:r w:rsidR="00691AF8" w:rsidRPr="00EB57BE">
        <w:rPr>
          <w:sz w:val="18"/>
          <w:szCs w:val="18"/>
        </w:rPr>
        <w:t xml:space="preserve">records for </w:t>
      </w:r>
      <w:r w:rsidR="009036A1" w:rsidRPr="00EB57BE">
        <w:rPr>
          <w:sz w:val="18"/>
          <w:szCs w:val="18"/>
        </w:rPr>
        <w:t>18</w:t>
      </w:r>
      <w:r w:rsidR="004A3A69" w:rsidRPr="00EB57BE">
        <w:rPr>
          <w:sz w:val="18"/>
          <w:szCs w:val="18"/>
        </w:rPr>
        <w:t xml:space="preserve"> </w:t>
      </w:r>
      <w:proofErr w:type="spellStart"/>
      <w:r w:rsidR="004A3A69" w:rsidRPr="00EB57BE">
        <w:rPr>
          <w:sz w:val="18"/>
          <w:szCs w:val="18"/>
        </w:rPr>
        <w:t>bookingID</w:t>
      </w:r>
      <w:r w:rsidR="009036A1" w:rsidRPr="00EB57BE">
        <w:rPr>
          <w:sz w:val="18"/>
          <w:szCs w:val="18"/>
        </w:rPr>
        <w:t>s</w:t>
      </w:r>
      <w:proofErr w:type="spellEnd"/>
      <w:r w:rsidR="005E492C" w:rsidRPr="00EB57BE">
        <w:rPr>
          <w:sz w:val="18"/>
          <w:szCs w:val="18"/>
        </w:rPr>
        <w:t xml:space="preserve"> indicating the trip</w:t>
      </w:r>
      <w:r w:rsidR="009036A1" w:rsidRPr="00EB57BE">
        <w:rPr>
          <w:sz w:val="18"/>
          <w:szCs w:val="18"/>
        </w:rPr>
        <w:t>s</w:t>
      </w:r>
      <w:r w:rsidR="005E492C" w:rsidRPr="00EB57BE">
        <w:rPr>
          <w:sz w:val="18"/>
          <w:szCs w:val="18"/>
        </w:rPr>
        <w:t xml:space="preserve"> </w:t>
      </w:r>
      <w:r w:rsidR="009036A1" w:rsidRPr="00EB57BE">
        <w:rPr>
          <w:sz w:val="18"/>
          <w:szCs w:val="18"/>
        </w:rPr>
        <w:t>were</w:t>
      </w:r>
      <w:r w:rsidR="005E492C" w:rsidRPr="00EB57BE">
        <w:rPr>
          <w:sz w:val="18"/>
          <w:szCs w:val="18"/>
        </w:rPr>
        <w:t xml:space="preserve"> both safe and dangerous, which was not </w:t>
      </w:r>
      <w:r w:rsidR="009036A1" w:rsidRPr="00EB57BE">
        <w:rPr>
          <w:sz w:val="18"/>
          <w:szCs w:val="18"/>
        </w:rPr>
        <w:t>appropriate. Hence, we</w:t>
      </w:r>
      <w:r w:rsidR="00333AF6" w:rsidRPr="00EB57BE">
        <w:rPr>
          <w:sz w:val="18"/>
          <w:szCs w:val="18"/>
        </w:rPr>
        <w:t xml:space="preserve"> decided to remove all duplicated records</w:t>
      </w:r>
      <w:r w:rsidR="00667EF0" w:rsidRPr="00EB57BE">
        <w:rPr>
          <w:sz w:val="18"/>
          <w:szCs w:val="18"/>
        </w:rPr>
        <w:t xml:space="preserve"> and thus, a total of 36 records were removed. These 36 records were only 0.2% of the whole labels dataset which </w:t>
      </w:r>
      <w:r w:rsidR="00AE28F0" w:rsidRPr="00EB57BE">
        <w:rPr>
          <w:sz w:val="18"/>
          <w:szCs w:val="18"/>
        </w:rPr>
        <w:t xml:space="preserve">meant that </w:t>
      </w:r>
      <w:r w:rsidR="004250D0" w:rsidRPr="00EB57BE">
        <w:rPr>
          <w:sz w:val="18"/>
          <w:szCs w:val="18"/>
        </w:rPr>
        <w:t xml:space="preserve">the removal of these records </w:t>
      </w:r>
      <w:r w:rsidR="00E706D0" w:rsidRPr="00EB57BE">
        <w:rPr>
          <w:sz w:val="18"/>
          <w:szCs w:val="18"/>
        </w:rPr>
        <w:t>would n</w:t>
      </w:r>
      <w:r w:rsidR="00AB0EC8" w:rsidRPr="00EB57BE">
        <w:rPr>
          <w:sz w:val="18"/>
          <w:szCs w:val="18"/>
        </w:rPr>
        <w:t>ot</w:t>
      </w:r>
      <w:r w:rsidR="004C17BA" w:rsidRPr="00EB57BE">
        <w:rPr>
          <w:sz w:val="18"/>
          <w:szCs w:val="18"/>
        </w:rPr>
        <w:t xml:space="preserve"> have a big impact in </w:t>
      </w:r>
      <w:r w:rsidR="00705960" w:rsidRPr="00EB57BE">
        <w:rPr>
          <w:sz w:val="18"/>
          <w:szCs w:val="18"/>
        </w:rPr>
        <w:t xml:space="preserve">later stages of the assignment. </w:t>
      </w:r>
    </w:p>
    <w:p w14:paraId="41C39B5C" w14:textId="649B56B0" w:rsidR="001B619F" w:rsidRPr="00EB57BE" w:rsidRDefault="00705960" w:rsidP="00A84409">
      <w:pPr>
        <w:rPr>
          <w:sz w:val="18"/>
          <w:szCs w:val="18"/>
        </w:rPr>
      </w:pPr>
      <w:r w:rsidRPr="00EB57BE">
        <w:rPr>
          <w:sz w:val="18"/>
          <w:szCs w:val="18"/>
        </w:rPr>
        <w:t xml:space="preserve">Since, the duplicated records for </w:t>
      </w:r>
      <w:proofErr w:type="spellStart"/>
      <w:r w:rsidRPr="00EB57BE">
        <w:rPr>
          <w:sz w:val="18"/>
          <w:szCs w:val="18"/>
        </w:rPr>
        <w:t>bookingIDs</w:t>
      </w:r>
      <w:proofErr w:type="spellEnd"/>
      <w:r w:rsidRPr="00EB57BE">
        <w:rPr>
          <w:sz w:val="18"/>
          <w:szCs w:val="18"/>
        </w:rPr>
        <w:t xml:space="preserve"> were removed, the </w:t>
      </w:r>
      <w:proofErr w:type="spellStart"/>
      <w:r w:rsidRPr="00EB57BE">
        <w:rPr>
          <w:sz w:val="18"/>
          <w:szCs w:val="18"/>
        </w:rPr>
        <w:t>bookingID</w:t>
      </w:r>
      <w:proofErr w:type="spellEnd"/>
      <w:r w:rsidRPr="00EB57BE">
        <w:rPr>
          <w:sz w:val="18"/>
          <w:szCs w:val="18"/>
        </w:rPr>
        <w:t xml:space="preserve"> column had only unique values and therefore, it was made </w:t>
      </w:r>
      <w:r w:rsidR="00A33072" w:rsidRPr="00EB57BE">
        <w:rPr>
          <w:sz w:val="18"/>
          <w:szCs w:val="18"/>
        </w:rPr>
        <w:t>the primary key for the labels table.</w:t>
      </w:r>
      <w:r w:rsidR="00BC3F40" w:rsidRPr="00EB57BE">
        <w:rPr>
          <w:sz w:val="18"/>
          <w:szCs w:val="18"/>
        </w:rPr>
        <w:t xml:space="preserve"> This column was then referenced to the </w:t>
      </w:r>
      <w:proofErr w:type="spellStart"/>
      <w:r w:rsidR="00BF7244" w:rsidRPr="00EB57BE">
        <w:rPr>
          <w:sz w:val="18"/>
          <w:szCs w:val="18"/>
        </w:rPr>
        <w:t>bookingID</w:t>
      </w:r>
      <w:proofErr w:type="spellEnd"/>
      <w:r w:rsidR="00BF7244" w:rsidRPr="00EB57BE">
        <w:rPr>
          <w:sz w:val="18"/>
          <w:szCs w:val="18"/>
        </w:rPr>
        <w:t xml:space="preserve"> column in the features table as foreign key.</w:t>
      </w:r>
    </w:p>
    <w:p w14:paraId="6E4E1D0F" w14:textId="00B70E7D" w:rsidR="00E01896" w:rsidRPr="00EB57BE" w:rsidRDefault="00E01896" w:rsidP="00A84409">
      <w:pPr>
        <w:rPr>
          <w:sz w:val="18"/>
          <w:szCs w:val="18"/>
        </w:rPr>
      </w:pPr>
      <w:r w:rsidRPr="00EB57BE">
        <w:rPr>
          <w:sz w:val="18"/>
          <w:szCs w:val="18"/>
        </w:rPr>
        <w:t xml:space="preserve">Since the 18 </w:t>
      </w:r>
      <w:proofErr w:type="spellStart"/>
      <w:r w:rsidRPr="00EB57BE">
        <w:rPr>
          <w:sz w:val="18"/>
          <w:szCs w:val="18"/>
        </w:rPr>
        <w:t>bookingsIDs</w:t>
      </w:r>
      <w:proofErr w:type="spellEnd"/>
      <w:r w:rsidRPr="00EB57BE">
        <w:rPr>
          <w:sz w:val="18"/>
          <w:szCs w:val="18"/>
        </w:rPr>
        <w:t xml:space="preserve"> were removed in the labels table, there should not be any </w:t>
      </w:r>
      <w:r w:rsidR="00F66DB1" w:rsidRPr="00EB57BE">
        <w:rPr>
          <w:sz w:val="18"/>
          <w:szCs w:val="18"/>
        </w:rPr>
        <w:t xml:space="preserve">existing </w:t>
      </w:r>
      <w:proofErr w:type="spellStart"/>
      <w:r w:rsidR="00F66DB1" w:rsidRPr="00EB57BE">
        <w:rPr>
          <w:sz w:val="18"/>
          <w:szCs w:val="18"/>
        </w:rPr>
        <w:t>bookingIDs</w:t>
      </w:r>
      <w:proofErr w:type="spellEnd"/>
      <w:r w:rsidR="00F66DB1" w:rsidRPr="00EB57BE">
        <w:rPr>
          <w:sz w:val="18"/>
          <w:szCs w:val="18"/>
        </w:rPr>
        <w:t xml:space="preserve"> in the features table thus we removed the </w:t>
      </w:r>
      <w:r w:rsidR="009A018F" w:rsidRPr="00EB57BE">
        <w:rPr>
          <w:sz w:val="18"/>
          <w:szCs w:val="18"/>
        </w:rPr>
        <w:t xml:space="preserve">8,742 </w:t>
      </w:r>
      <w:r w:rsidR="00F66DB1" w:rsidRPr="00EB57BE">
        <w:rPr>
          <w:sz w:val="18"/>
          <w:szCs w:val="18"/>
        </w:rPr>
        <w:t xml:space="preserve">records of the same </w:t>
      </w:r>
      <w:proofErr w:type="spellStart"/>
      <w:r w:rsidR="00F66DB1" w:rsidRPr="00EB57BE">
        <w:rPr>
          <w:sz w:val="18"/>
          <w:szCs w:val="18"/>
        </w:rPr>
        <w:t>bookingIDs</w:t>
      </w:r>
      <w:proofErr w:type="spellEnd"/>
      <w:r w:rsidR="009A018F" w:rsidRPr="00EB57BE">
        <w:rPr>
          <w:sz w:val="18"/>
          <w:szCs w:val="18"/>
        </w:rPr>
        <w:t>.</w:t>
      </w:r>
    </w:p>
    <w:p w14:paraId="0CA9E912" w14:textId="515218B9" w:rsidR="00495BC8" w:rsidRPr="00EB57BE" w:rsidRDefault="00ED212F" w:rsidP="00A84409">
      <w:pPr>
        <w:rPr>
          <w:sz w:val="18"/>
          <w:szCs w:val="18"/>
        </w:rPr>
      </w:pPr>
      <w:r w:rsidRPr="00EB57BE">
        <w:rPr>
          <w:sz w:val="18"/>
          <w:szCs w:val="18"/>
        </w:rPr>
        <w:t xml:space="preserve">The final features dataset is of shape </w:t>
      </w:r>
      <w:r w:rsidR="00B73527" w:rsidRPr="00EB57BE">
        <w:rPr>
          <w:sz w:val="18"/>
          <w:szCs w:val="18"/>
        </w:rPr>
        <w:t>(</w:t>
      </w:r>
      <w:r w:rsidR="00235F6B" w:rsidRPr="00EB57BE">
        <w:rPr>
          <w:sz w:val="18"/>
          <w:szCs w:val="18"/>
        </w:rPr>
        <w:t xml:space="preserve">7460914, </w:t>
      </w:r>
      <w:r w:rsidR="00990777" w:rsidRPr="00EB57BE">
        <w:rPr>
          <w:sz w:val="18"/>
          <w:szCs w:val="18"/>
        </w:rPr>
        <w:t>12) and final labels dataset is of shape</w:t>
      </w:r>
      <w:r w:rsidR="00F52E56" w:rsidRPr="00EB57BE">
        <w:rPr>
          <w:sz w:val="18"/>
          <w:szCs w:val="18"/>
        </w:rPr>
        <w:t xml:space="preserve"> (</w:t>
      </w:r>
      <w:r w:rsidR="007C42AA" w:rsidRPr="00EB57BE">
        <w:rPr>
          <w:sz w:val="18"/>
          <w:szCs w:val="18"/>
        </w:rPr>
        <w:t>19</w:t>
      </w:r>
      <w:r w:rsidR="00F74689" w:rsidRPr="00EB57BE">
        <w:rPr>
          <w:sz w:val="18"/>
          <w:szCs w:val="18"/>
        </w:rPr>
        <w:t xml:space="preserve">982,2). </w:t>
      </w:r>
      <w:r w:rsidR="00495BC8" w:rsidRPr="00EB57BE">
        <w:rPr>
          <w:sz w:val="18"/>
          <w:szCs w:val="18"/>
        </w:rPr>
        <w:t>The first 5 records of the final features and labels tables</w:t>
      </w:r>
      <w:r w:rsidR="00D00DD6" w:rsidRPr="00EB57BE">
        <w:rPr>
          <w:sz w:val="18"/>
          <w:szCs w:val="18"/>
        </w:rPr>
        <w:t xml:space="preserve"> is shown below:</w:t>
      </w:r>
    </w:p>
    <w:p w14:paraId="02E4EC25" w14:textId="3C43DFB1" w:rsidR="00D00DD6" w:rsidRPr="00E4673E" w:rsidRDefault="00495BC8" w:rsidP="00A84409">
      <w:pPr>
        <w:rPr>
          <w:sz w:val="20"/>
          <w:szCs w:val="20"/>
        </w:rPr>
      </w:pPr>
      <w:r w:rsidRPr="00E4673E">
        <w:rPr>
          <w:noProof/>
          <w:sz w:val="20"/>
          <w:szCs w:val="20"/>
        </w:rPr>
        <w:drawing>
          <wp:inline distT="0" distB="0" distL="0" distR="0" wp14:anchorId="443C5FB2" wp14:editId="033375AF">
            <wp:extent cx="5731510" cy="1046480"/>
            <wp:effectExtent l="19050" t="19050" r="21590" b="203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731510" cy="1046480"/>
                    </a:xfrm>
                    <a:prstGeom prst="rect">
                      <a:avLst/>
                    </a:prstGeom>
                    <a:ln w="3175">
                      <a:solidFill>
                        <a:schemeClr val="tx1"/>
                      </a:solidFill>
                    </a:ln>
                  </pic:spPr>
                </pic:pic>
              </a:graphicData>
            </a:graphic>
          </wp:inline>
        </w:drawing>
      </w:r>
    </w:p>
    <w:p w14:paraId="5D6D7D6F" w14:textId="1DCBD385" w:rsidR="000B546D" w:rsidRPr="00E4673E" w:rsidRDefault="000B546D" w:rsidP="00A14CC9">
      <w:pPr>
        <w:pStyle w:val="Heading2"/>
        <w:numPr>
          <w:ilvl w:val="1"/>
          <w:numId w:val="14"/>
        </w:numPr>
        <w:rPr>
          <w:b/>
          <w:sz w:val="24"/>
          <w:szCs w:val="24"/>
        </w:rPr>
      </w:pPr>
      <w:bookmarkStart w:id="19" w:name="_Toc89520258"/>
      <w:bookmarkStart w:id="20" w:name="_Toc90061510"/>
      <w:r w:rsidRPr="000D3FE6">
        <w:rPr>
          <w:b/>
          <w:sz w:val="28"/>
          <w:szCs w:val="28"/>
        </w:rPr>
        <w:t>SQL complex queries</w:t>
      </w:r>
      <w:bookmarkEnd w:id="19"/>
      <w:bookmarkEnd w:id="20"/>
    </w:p>
    <w:p w14:paraId="13031D96" w14:textId="7EB91E9E" w:rsidR="00413627" w:rsidRPr="00E4673E" w:rsidRDefault="00FA008E" w:rsidP="00A14CC9">
      <w:pPr>
        <w:pStyle w:val="Heading3"/>
        <w:numPr>
          <w:ilvl w:val="2"/>
          <w:numId w:val="14"/>
        </w:numPr>
        <w:spacing w:after="160"/>
        <w:rPr>
          <w:b/>
        </w:rPr>
      </w:pPr>
      <w:bookmarkStart w:id="21" w:name="_Toc90061511"/>
      <w:r w:rsidRPr="00E4673E">
        <w:rPr>
          <w:b/>
        </w:rPr>
        <w:t>Query 1</w:t>
      </w:r>
      <w:bookmarkEnd w:id="21"/>
    </w:p>
    <w:p w14:paraId="3C9E0AF1" w14:textId="323358BA" w:rsidR="00413627" w:rsidRPr="00E4673E" w:rsidRDefault="00413627" w:rsidP="00095ACB">
      <w:pPr>
        <w:pStyle w:val="NormalWeb"/>
        <w:spacing w:before="0" w:beforeAutospacing="0" w:after="160" w:afterAutospacing="0"/>
        <w:textAlignment w:val="baseline"/>
        <w:rPr>
          <w:rFonts w:ascii="Arial" w:hAnsi="Arial" w:cs="Arial"/>
          <w:i/>
          <w:color w:val="000000"/>
          <w:sz w:val="16"/>
          <w:szCs w:val="16"/>
        </w:rPr>
      </w:pPr>
      <w:r w:rsidRPr="00E4673E">
        <w:rPr>
          <w:rFonts w:ascii="Arial" w:hAnsi="Arial" w:cs="Arial"/>
          <w:i/>
          <w:color w:val="000000"/>
          <w:sz w:val="16"/>
          <w:szCs w:val="16"/>
        </w:rPr>
        <w:t xml:space="preserve">SELECT </w:t>
      </w:r>
      <w:proofErr w:type="spellStart"/>
      <w:r w:rsidRPr="00E4673E">
        <w:rPr>
          <w:rFonts w:ascii="Arial" w:hAnsi="Arial" w:cs="Arial"/>
          <w:i/>
          <w:color w:val="000000"/>
          <w:sz w:val="16"/>
          <w:szCs w:val="16"/>
        </w:rPr>
        <w:t>bookingID</w:t>
      </w:r>
      <w:proofErr w:type="spellEnd"/>
      <w:r w:rsidRPr="00E4673E">
        <w:rPr>
          <w:rFonts w:ascii="Arial" w:hAnsi="Arial" w:cs="Arial"/>
          <w:i/>
          <w:color w:val="000000"/>
          <w:sz w:val="16"/>
          <w:szCs w:val="16"/>
        </w:rPr>
        <w:t>, ROUND(Speed,2) 'Speed (m/s)', ROUND(acceleration_x,2) '</w:t>
      </w:r>
      <w:proofErr w:type="spellStart"/>
      <w:r w:rsidRPr="00E4673E">
        <w:rPr>
          <w:rFonts w:ascii="Arial" w:hAnsi="Arial" w:cs="Arial"/>
          <w:i/>
          <w:color w:val="000000"/>
          <w:sz w:val="16"/>
          <w:szCs w:val="16"/>
        </w:rPr>
        <w:t>acceleration_x</w:t>
      </w:r>
      <w:proofErr w:type="spellEnd"/>
      <w:r w:rsidRPr="00E4673E">
        <w:rPr>
          <w:rFonts w:ascii="Arial" w:hAnsi="Arial" w:cs="Arial"/>
          <w:i/>
          <w:color w:val="000000"/>
          <w:sz w:val="16"/>
          <w:szCs w:val="16"/>
        </w:rPr>
        <w:t>', ROUND(acceleration_y,2) '</w:t>
      </w:r>
      <w:proofErr w:type="spellStart"/>
      <w:r w:rsidRPr="00E4673E">
        <w:rPr>
          <w:rFonts w:ascii="Arial" w:hAnsi="Arial" w:cs="Arial"/>
          <w:i/>
          <w:color w:val="000000"/>
          <w:sz w:val="16"/>
          <w:szCs w:val="16"/>
        </w:rPr>
        <w:t>acceleration_y</w:t>
      </w:r>
      <w:proofErr w:type="spellEnd"/>
      <w:r w:rsidRPr="00E4673E">
        <w:rPr>
          <w:rFonts w:ascii="Arial" w:hAnsi="Arial" w:cs="Arial"/>
          <w:i/>
          <w:color w:val="000000"/>
          <w:sz w:val="16"/>
          <w:szCs w:val="16"/>
        </w:rPr>
        <w:t>',</w:t>
      </w:r>
      <w:r w:rsidR="00C87003" w:rsidRPr="00E4673E">
        <w:rPr>
          <w:rFonts w:ascii="Arial" w:hAnsi="Arial" w:cs="Arial"/>
          <w:i/>
          <w:color w:val="000000"/>
          <w:sz w:val="16"/>
          <w:szCs w:val="16"/>
        </w:rPr>
        <w:t xml:space="preserve"> </w:t>
      </w:r>
      <w:r w:rsidRPr="00E4673E">
        <w:rPr>
          <w:rFonts w:ascii="Arial" w:hAnsi="Arial" w:cs="Arial"/>
          <w:i/>
          <w:color w:val="000000"/>
          <w:sz w:val="16"/>
          <w:szCs w:val="16"/>
        </w:rPr>
        <w:t>ROUND(acceleration_z,2) '</w:t>
      </w:r>
      <w:proofErr w:type="spellStart"/>
      <w:r w:rsidRPr="00E4673E">
        <w:rPr>
          <w:rFonts w:ascii="Arial" w:hAnsi="Arial" w:cs="Arial"/>
          <w:i/>
          <w:color w:val="000000"/>
          <w:sz w:val="16"/>
          <w:szCs w:val="16"/>
        </w:rPr>
        <w:t>acceleration_z</w:t>
      </w:r>
      <w:proofErr w:type="spellEnd"/>
      <w:r w:rsidRPr="00E4673E">
        <w:rPr>
          <w:rFonts w:ascii="Arial" w:hAnsi="Arial" w:cs="Arial"/>
          <w:i/>
          <w:color w:val="000000"/>
          <w:sz w:val="16"/>
          <w:szCs w:val="16"/>
        </w:rPr>
        <w:t>', ROUND(gyro_x,2) '</w:t>
      </w:r>
      <w:proofErr w:type="spellStart"/>
      <w:r w:rsidRPr="00E4673E">
        <w:rPr>
          <w:rFonts w:ascii="Arial" w:hAnsi="Arial" w:cs="Arial"/>
          <w:i/>
          <w:color w:val="000000"/>
          <w:sz w:val="16"/>
          <w:szCs w:val="16"/>
        </w:rPr>
        <w:t>gyro_x</w:t>
      </w:r>
      <w:proofErr w:type="spellEnd"/>
      <w:r w:rsidRPr="00E4673E">
        <w:rPr>
          <w:rFonts w:ascii="Arial" w:hAnsi="Arial" w:cs="Arial"/>
          <w:i/>
          <w:color w:val="000000"/>
          <w:sz w:val="16"/>
          <w:szCs w:val="16"/>
        </w:rPr>
        <w:t>', ROUND(gyro_y,2) '</w:t>
      </w:r>
      <w:proofErr w:type="spellStart"/>
      <w:r w:rsidRPr="00E4673E">
        <w:rPr>
          <w:rFonts w:ascii="Arial" w:hAnsi="Arial" w:cs="Arial"/>
          <w:i/>
          <w:color w:val="000000"/>
          <w:sz w:val="16"/>
          <w:szCs w:val="16"/>
        </w:rPr>
        <w:t>gyro_y</w:t>
      </w:r>
      <w:proofErr w:type="spellEnd"/>
      <w:r w:rsidRPr="00E4673E">
        <w:rPr>
          <w:rFonts w:ascii="Arial" w:hAnsi="Arial" w:cs="Arial"/>
          <w:i/>
          <w:color w:val="000000"/>
          <w:sz w:val="16"/>
          <w:szCs w:val="16"/>
        </w:rPr>
        <w:t>', ROUND(gyro_z,2) '</w:t>
      </w:r>
      <w:proofErr w:type="spellStart"/>
      <w:r w:rsidRPr="00E4673E">
        <w:rPr>
          <w:rFonts w:ascii="Arial" w:hAnsi="Arial" w:cs="Arial"/>
          <w:i/>
          <w:color w:val="000000"/>
          <w:sz w:val="16"/>
          <w:szCs w:val="16"/>
        </w:rPr>
        <w:t>gyro_z</w:t>
      </w:r>
      <w:proofErr w:type="spellEnd"/>
      <w:r w:rsidRPr="00E4673E">
        <w:rPr>
          <w:rFonts w:ascii="Arial" w:hAnsi="Arial" w:cs="Arial"/>
          <w:i/>
          <w:color w:val="000000"/>
          <w:sz w:val="16"/>
          <w:szCs w:val="16"/>
        </w:rPr>
        <w:t>'</w:t>
      </w:r>
      <w:r w:rsidR="00C87003" w:rsidRPr="00E4673E">
        <w:rPr>
          <w:rFonts w:ascii="Arial" w:hAnsi="Arial" w:cs="Arial"/>
          <w:i/>
          <w:color w:val="000000"/>
          <w:sz w:val="16"/>
          <w:szCs w:val="16"/>
        </w:rPr>
        <w:t>, label</w:t>
      </w:r>
    </w:p>
    <w:p w14:paraId="1616872F" w14:textId="607F40AF" w:rsidR="00413627" w:rsidRPr="00E4673E" w:rsidRDefault="00413627" w:rsidP="00095ACB">
      <w:pPr>
        <w:pStyle w:val="NormalWeb"/>
        <w:spacing w:before="0" w:beforeAutospacing="0" w:after="0" w:afterAutospacing="0"/>
        <w:ind w:left="720"/>
        <w:rPr>
          <w:i/>
          <w:sz w:val="16"/>
          <w:szCs w:val="16"/>
        </w:rPr>
      </w:pPr>
      <w:r w:rsidRPr="00E4673E">
        <w:rPr>
          <w:rFonts w:ascii="Arial" w:hAnsi="Arial" w:cs="Arial"/>
          <w:i/>
          <w:color w:val="000000"/>
          <w:sz w:val="16"/>
          <w:szCs w:val="16"/>
        </w:rPr>
        <w:t xml:space="preserve">FROM(SELECT </w:t>
      </w:r>
      <w:proofErr w:type="spellStart"/>
      <w:r w:rsidRPr="00E4673E">
        <w:rPr>
          <w:rFonts w:ascii="Arial" w:hAnsi="Arial" w:cs="Arial"/>
          <w:i/>
          <w:color w:val="000000"/>
          <w:sz w:val="16"/>
          <w:szCs w:val="16"/>
        </w:rPr>
        <w:t>f.bookingID</w:t>
      </w:r>
      <w:proofErr w:type="spellEnd"/>
      <w:r w:rsidRPr="00E4673E">
        <w:rPr>
          <w:rFonts w:ascii="Arial" w:hAnsi="Arial" w:cs="Arial"/>
          <w:i/>
          <w:color w:val="000000"/>
          <w:sz w:val="16"/>
          <w:szCs w:val="16"/>
        </w:rPr>
        <w:t xml:space="preserve">, Speed, </w:t>
      </w:r>
      <w:proofErr w:type="spellStart"/>
      <w:r w:rsidRPr="00E4673E">
        <w:rPr>
          <w:rFonts w:ascii="Arial" w:hAnsi="Arial" w:cs="Arial"/>
          <w:i/>
          <w:color w:val="000000"/>
          <w:sz w:val="16"/>
          <w:szCs w:val="16"/>
        </w:rPr>
        <w:t>acceleration_x</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acceleration_y</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acceleration_z</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gyro_x</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gyro_y</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gyro_z</w:t>
      </w:r>
      <w:proofErr w:type="spellEnd"/>
      <w:r w:rsidRPr="00E4673E">
        <w:rPr>
          <w:rFonts w:ascii="Arial" w:hAnsi="Arial" w:cs="Arial"/>
          <w:i/>
          <w:color w:val="000000"/>
          <w:sz w:val="16"/>
          <w:szCs w:val="16"/>
        </w:rPr>
        <w:t>,</w:t>
      </w:r>
      <w:r w:rsidR="007B293C" w:rsidRPr="00E4673E">
        <w:rPr>
          <w:rFonts w:ascii="Arial" w:hAnsi="Arial" w:cs="Arial"/>
          <w:i/>
          <w:color w:val="000000"/>
          <w:sz w:val="16"/>
          <w:szCs w:val="16"/>
        </w:rPr>
        <w:t xml:space="preserve"> </w:t>
      </w:r>
      <w:proofErr w:type="spellStart"/>
      <w:r w:rsidR="007B293C" w:rsidRPr="00E4673E">
        <w:rPr>
          <w:rFonts w:ascii="Arial" w:hAnsi="Arial" w:cs="Arial"/>
          <w:i/>
          <w:color w:val="000000"/>
          <w:sz w:val="16"/>
          <w:szCs w:val="16"/>
        </w:rPr>
        <w:t>l.label</w:t>
      </w:r>
      <w:proofErr w:type="spellEnd"/>
    </w:p>
    <w:p w14:paraId="794CE26C" w14:textId="77777777" w:rsidR="00413627" w:rsidRPr="00E4673E" w:rsidRDefault="00413627" w:rsidP="00095ACB">
      <w:pPr>
        <w:pStyle w:val="NormalWeb"/>
        <w:spacing w:before="0" w:beforeAutospacing="0" w:after="0" w:afterAutospacing="0"/>
        <w:ind w:left="720"/>
        <w:rPr>
          <w:i/>
          <w:sz w:val="16"/>
          <w:szCs w:val="16"/>
        </w:rPr>
      </w:pPr>
      <w:r w:rsidRPr="00E4673E">
        <w:rPr>
          <w:rStyle w:val="apple-tab-span"/>
          <w:rFonts w:ascii="Arial" w:hAnsi="Arial" w:cs="Arial"/>
          <w:i/>
          <w:color w:val="000000"/>
          <w:sz w:val="16"/>
          <w:szCs w:val="16"/>
        </w:rPr>
        <w:tab/>
      </w:r>
      <w:r w:rsidRPr="00E4673E">
        <w:rPr>
          <w:rFonts w:ascii="Arial" w:hAnsi="Arial" w:cs="Arial"/>
          <w:i/>
          <w:color w:val="000000"/>
          <w:sz w:val="16"/>
          <w:szCs w:val="16"/>
        </w:rPr>
        <w:t xml:space="preserve">RANK() OVER (PARTITION BY </w:t>
      </w:r>
      <w:proofErr w:type="spellStart"/>
      <w:r w:rsidRPr="00E4673E">
        <w:rPr>
          <w:rFonts w:ascii="Arial" w:hAnsi="Arial" w:cs="Arial"/>
          <w:i/>
          <w:color w:val="000000"/>
          <w:sz w:val="16"/>
          <w:szCs w:val="16"/>
        </w:rPr>
        <w:t>f.bookingID</w:t>
      </w:r>
      <w:proofErr w:type="spellEnd"/>
      <w:r w:rsidRPr="00E4673E">
        <w:rPr>
          <w:rFonts w:ascii="Arial" w:hAnsi="Arial" w:cs="Arial"/>
          <w:i/>
          <w:color w:val="000000"/>
          <w:sz w:val="16"/>
          <w:szCs w:val="16"/>
        </w:rPr>
        <w:t xml:space="preserve"> ORDER BY Speed DESC) AS ranking </w:t>
      </w:r>
    </w:p>
    <w:p w14:paraId="15974CF6" w14:textId="77777777" w:rsidR="00413627" w:rsidRPr="00E4673E" w:rsidRDefault="00413627" w:rsidP="00095ACB">
      <w:pPr>
        <w:pStyle w:val="NormalWeb"/>
        <w:spacing w:before="0" w:beforeAutospacing="0" w:after="0" w:afterAutospacing="0"/>
        <w:ind w:left="720"/>
        <w:rPr>
          <w:i/>
          <w:sz w:val="16"/>
          <w:szCs w:val="16"/>
        </w:rPr>
      </w:pPr>
      <w:r w:rsidRPr="00E4673E">
        <w:rPr>
          <w:rStyle w:val="apple-tab-span"/>
          <w:rFonts w:ascii="Arial" w:hAnsi="Arial" w:cs="Arial"/>
          <w:i/>
          <w:color w:val="000000"/>
          <w:sz w:val="16"/>
          <w:szCs w:val="16"/>
        </w:rPr>
        <w:tab/>
      </w:r>
      <w:r w:rsidRPr="00E4673E">
        <w:rPr>
          <w:rFonts w:ascii="Arial" w:hAnsi="Arial" w:cs="Arial"/>
          <w:i/>
          <w:color w:val="000000"/>
          <w:sz w:val="16"/>
          <w:szCs w:val="16"/>
        </w:rPr>
        <w:t>FROM features f, labels l</w:t>
      </w:r>
    </w:p>
    <w:p w14:paraId="6870396E" w14:textId="04DDF46C" w:rsidR="00413627" w:rsidRPr="00E4673E" w:rsidRDefault="00413627" w:rsidP="00095ACB">
      <w:pPr>
        <w:pStyle w:val="NormalWeb"/>
        <w:spacing w:before="0" w:beforeAutospacing="0" w:after="0" w:afterAutospacing="0"/>
        <w:ind w:left="720"/>
        <w:rPr>
          <w:i/>
          <w:sz w:val="16"/>
          <w:szCs w:val="16"/>
        </w:rPr>
      </w:pPr>
      <w:r w:rsidRPr="00E4673E">
        <w:rPr>
          <w:rStyle w:val="apple-tab-span"/>
          <w:rFonts w:ascii="Arial" w:hAnsi="Arial" w:cs="Arial"/>
          <w:i/>
          <w:color w:val="000000"/>
          <w:sz w:val="16"/>
          <w:szCs w:val="16"/>
        </w:rPr>
        <w:tab/>
      </w:r>
      <w:r w:rsidRPr="00E4673E">
        <w:rPr>
          <w:rFonts w:ascii="Arial" w:hAnsi="Arial" w:cs="Arial"/>
          <w:i/>
          <w:color w:val="000000"/>
          <w:sz w:val="16"/>
          <w:szCs w:val="16"/>
        </w:rPr>
        <w:t xml:space="preserve">WHERE </w:t>
      </w:r>
      <w:proofErr w:type="spellStart"/>
      <w:r w:rsidRPr="00E4673E">
        <w:rPr>
          <w:rFonts w:ascii="Arial" w:hAnsi="Arial" w:cs="Arial"/>
          <w:i/>
          <w:color w:val="000000"/>
          <w:sz w:val="16"/>
          <w:szCs w:val="16"/>
        </w:rPr>
        <w:t>f.bookingID</w:t>
      </w:r>
      <w:proofErr w:type="spellEnd"/>
      <w:r w:rsidRPr="00E4673E">
        <w:rPr>
          <w:rFonts w:ascii="Arial" w:hAnsi="Arial" w:cs="Arial"/>
          <w:i/>
          <w:color w:val="000000"/>
          <w:sz w:val="16"/>
          <w:szCs w:val="16"/>
        </w:rPr>
        <w:t>=</w:t>
      </w:r>
      <w:proofErr w:type="spellStart"/>
      <w:r w:rsidRPr="00E4673E">
        <w:rPr>
          <w:rFonts w:ascii="Arial" w:hAnsi="Arial" w:cs="Arial"/>
          <w:i/>
          <w:color w:val="000000"/>
          <w:sz w:val="16"/>
          <w:szCs w:val="16"/>
        </w:rPr>
        <w:t>l.bookingID</w:t>
      </w:r>
      <w:proofErr w:type="spellEnd"/>
      <w:r w:rsidR="007B293C" w:rsidRPr="00E4673E">
        <w:rPr>
          <w:rFonts w:ascii="Arial" w:hAnsi="Arial" w:cs="Arial"/>
          <w:i/>
          <w:color w:val="000000"/>
          <w:sz w:val="16"/>
          <w:szCs w:val="16"/>
        </w:rPr>
        <w:t xml:space="preserve"> AND </w:t>
      </w:r>
      <w:proofErr w:type="spellStart"/>
      <w:r w:rsidR="007B293C" w:rsidRPr="00E4673E">
        <w:rPr>
          <w:rFonts w:ascii="Arial" w:hAnsi="Arial" w:cs="Arial"/>
          <w:i/>
          <w:color w:val="000000"/>
          <w:sz w:val="16"/>
          <w:szCs w:val="16"/>
        </w:rPr>
        <w:t>l.label</w:t>
      </w:r>
      <w:proofErr w:type="spellEnd"/>
      <w:r w:rsidR="007B293C" w:rsidRPr="00E4673E">
        <w:rPr>
          <w:rFonts w:ascii="Arial" w:hAnsi="Arial" w:cs="Arial"/>
          <w:i/>
          <w:color w:val="000000"/>
          <w:sz w:val="16"/>
          <w:szCs w:val="16"/>
        </w:rPr>
        <w:t>=1</w:t>
      </w:r>
    </w:p>
    <w:p w14:paraId="3458166A" w14:textId="678EA5BA" w:rsidR="00413627" w:rsidRPr="00E4673E" w:rsidRDefault="00413627" w:rsidP="00095ACB">
      <w:pPr>
        <w:pStyle w:val="NormalWeb"/>
        <w:spacing w:before="0" w:beforeAutospacing="0" w:after="0" w:afterAutospacing="0"/>
        <w:ind w:left="720"/>
        <w:rPr>
          <w:i/>
          <w:sz w:val="16"/>
          <w:szCs w:val="16"/>
        </w:rPr>
      </w:pPr>
      <w:r w:rsidRPr="00E4673E">
        <w:rPr>
          <w:rStyle w:val="apple-tab-span"/>
          <w:rFonts w:ascii="Arial" w:hAnsi="Arial" w:cs="Arial"/>
          <w:i/>
          <w:color w:val="000000"/>
          <w:sz w:val="16"/>
          <w:szCs w:val="16"/>
        </w:rPr>
        <w:tab/>
      </w:r>
      <w:r w:rsidRPr="00E4673E">
        <w:rPr>
          <w:rFonts w:ascii="Arial" w:hAnsi="Arial" w:cs="Arial"/>
          <w:i/>
          <w:color w:val="000000"/>
          <w:sz w:val="16"/>
          <w:szCs w:val="16"/>
        </w:rPr>
        <w:t xml:space="preserve">GROUP BY </w:t>
      </w:r>
      <w:proofErr w:type="spellStart"/>
      <w:r w:rsidRPr="00E4673E">
        <w:rPr>
          <w:rFonts w:ascii="Arial" w:hAnsi="Arial" w:cs="Arial"/>
          <w:i/>
          <w:color w:val="000000"/>
          <w:sz w:val="16"/>
          <w:szCs w:val="16"/>
        </w:rPr>
        <w:t>f.bookingID</w:t>
      </w:r>
      <w:proofErr w:type="spellEnd"/>
      <w:r w:rsidRPr="00E4673E">
        <w:rPr>
          <w:rFonts w:ascii="Arial" w:hAnsi="Arial" w:cs="Arial"/>
          <w:i/>
          <w:color w:val="000000"/>
          <w:sz w:val="16"/>
          <w:szCs w:val="16"/>
        </w:rPr>
        <w:t xml:space="preserve">, Speed, </w:t>
      </w:r>
      <w:proofErr w:type="spellStart"/>
      <w:r w:rsidRPr="00E4673E">
        <w:rPr>
          <w:rFonts w:ascii="Arial" w:hAnsi="Arial" w:cs="Arial"/>
          <w:i/>
          <w:color w:val="000000"/>
          <w:sz w:val="16"/>
          <w:szCs w:val="16"/>
        </w:rPr>
        <w:t>acceleration_x</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acceleration_y</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acceleration_z</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gyro_x</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gyro_y</w:t>
      </w:r>
      <w:proofErr w:type="spellEnd"/>
      <w:r w:rsidRPr="00E4673E">
        <w:rPr>
          <w:rFonts w:ascii="Arial" w:hAnsi="Arial" w:cs="Arial"/>
          <w:i/>
          <w:color w:val="000000"/>
          <w:sz w:val="16"/>
          <w:szCs w:val="16"/>
        </w:rPr>
        <w:t xml:space="preserve">, </w:t>
      </w:r>
      <w:proofErr w:type="spellStart"/>
      <w:r w:rsidRPr="00E4673E">
        <w:rPr>
          <w:rFonts w:ascii="Arial" w:hAnsi="Arial" w:cs="Arial"/>
          <w:i/>
          <w:color w:val="000000"/>
          <w:sz w:val="16"/>
          <w:szCs w:val="16"/>
        </w:rPr>
        <w:t>gyro_z</w:t>
      </w:r>
      <w:proofErr w:type="spellEnd"/>
      <w:r w:rsidR="007B293C" w:rsidRPr="00E4673E">
        <w:rPr>
          <w:rFonts w:ascii="Arial" w:hAnsi="Arial" w:cs="Arial"/>
          <w:i/>
          <w:color w:val="000000"/>
          <w:sz w:val="16"/>
          <w:szCs w:val="16"/>
        </w:rPr>
        <w:t xml:space="preserve">, </w:t>
      </w:r>
      <w:proofErr w:type="spellStart"/>
      <w:r w:rsidR="007B293C" w:rsidRPr="00E4673E">
        <w:rPr>
          <w:rFonts w:ascii="Arial" w:hAnsi="Arial" w:cs="Arial"/>
          <w:i/>
          <w:color w:val="000000"/>
          <w:sz w:val="16"/>
          <w:szCs w:val="16"/>
        </w:rPr>
        <w:t>l.label</w:t>
      </w:r>
      <w:proofErr w:type="spellEnd"/>
      <w:r w:rsidRPr="00E4673E">
        <w:rPr>
          <w:rFonts w:ascii="Arial" w:hAnsi="Arial" w:cs="Arial"/>
          <w:i/>
          <w:color w:val="000000"/>
          <w:sz w:val="16"/>
          <w:szCs w:val="16"/>
        </w:rPr>
        <w:t>) AS subquery</w:t>
      </w:r>
    </w:p>
    <w:p w14:paraId="3260B81A" w14:textId="77777777" w:rsidR="003866C2" w:rsidRPr="00E4673E" w:rsidRDefault="00413627" w:rsidP="00095ACB">
      <w:pPr>
        <w:pStyle w:val="NormalWeb"/>
        <w:spacing w:before="0" w:beforeAutospacing="0" w:after="0" w:afterAutospacing="0"/>
        <w:ind w:left="720"/>
        <w:rPr>
          <w:rFonts w:ascii="Arial" w:hAnsi="Arial" w:cs="Arial"/>
          <w:i/>
          <w:color w:val="000000"/>
          <w:sz w:val="16"/>
          <w:szCs w:val="16"/>
        </w:rPr>
      </w:pPr>
      <w:r w:rsidRPr="00E4673E">
        <w:rPr>
          <w:rFonts w:ascii="Arial" w:hAnsi="Arial" w:cs="Arial"/>
          <w:i/>
          <w:color w:val="000000"/>
          <w:sz w:val="16"/>
          <w:szCs w:val="16"/>
        </w:rPr>
        <w:t xml:space="preserve">WHERE </w:t>
      </w:r>
      <w:proofErr w:type="spellStart"/>
      <w:r w:rsidRPr="00E4673E">
        <w:rPr>
          <w:rFonts w:ascii="Arial" w:hAnsi="Arial" w:cs="Arial"/>
          <w:i/>
          <w:color w:val="000000"/>
          <w:sz w:val="16"/>
          <w:szCs w:val="16"/>
        </w:rPr>
        <w:t>subquery.ranking</w:t>
      </w:r>
      <w:proofErr w:type="spellEnd"/>
      <w:r w:rsidRPr="00E4673E">
        <w:rPr>
          <w:rFonts w:ascii="Arial" w:hAnsi="Arial" w:cs="Arial"/>
          <w:i/>
          <w:color w:val="000000"/>
          <w:sz w:val="16"/>
          <w:szCs w:val="16"/>
        </w:rPr>
        <w:t>=1</w:t>
      </w:r>
    </w:p>
    <w:p w14:paraId="4EFDCCBB" w14:textId="30862BAF" w:rsidR="00BF77EE" w:rsidRPr="00E4673E" w:rsidRDefault="00BF77EE" w:rsidP="00BF77EE">
      <w:pPr>
        <w:pStyle w:val="NormalWeb"/>
        <w:spacing w:before="0" w:beforeAutospacing="0" w:after="0" w:afterAutospacing="0"/>
        <w:rPr>
          <w:rFonts w:ascii="Arial" w:hAnsi="Arial" w:cs="Arial"/>
          <w:color w:val="000000"/>
          <w:sz w:val="16"/>
          <w:szCs w:val="16"/>
        </w:rPr>
      </w:pPr>
    </w:p>
    <w:p w14:paraId="721941A9" w14:textId="2A6C22D8" w:rsidR="00E00128" w:rsidRPr="00E4673E" w:rsidRDefault="00BF77EE" w:rsidP="00095ACB">
      <w:pPr>
        <w:widowControl w:val="0"/>
        <w:spacing w:before="120" w:after="0" w:line="240" w:lineRule="auto"/>
        <w:rPr>
          <w:sz w:val="18"/>
          <w:szCs w:val="18"/>
        </w:rPr>
      </w:pPr>
      <w:r w:rsidRPr="00E4673E">
        <w:rPr>
          <w:rFonts w:ascii="Arial" w:hAnsi="Arial" w:cs="Arial"/>
          <w:noProof/>
          <w:color w:val="000000"/>
          <w:sz w:val="14"/>
          <w:szCs w:val="14"/>
        </w:rPr>
        <w:drawing>
          <wp:anchor distT="0" distB="0" distL="114300" distR="114300" simplePos="0" relativeHeight="251658243" behindDoc="1" locked="0" layoutInCell="1" allowOverlap="1" wp14:anchorId="4A73FC30" wp14:editId="62DE0AA0">
            <wp:simplePos x="0" y="0"/>
            <wp:positionH relativeFrom="margin">
              <wp:align>right</wp:align>
            </wp:positionH>
            <wp:positionV relativeFrom="paragraph">
              <wp:posOffset>186690</wp:posOffset>
            </wp:positionV>
            <wp:extent cx="2507615" cy="1550670"/>
            <wp:effectExtent l="19050" t="19050" r="26035" b="11430"/>
            <wp:wrapTight wrapText="bothSides">
              <wp:wrapPolygon edited="0">
                <wp:start x="-164" y="-265"/>
                <wp:lineTo x="-164" y="21494"/>
                <wp:lineTo x="21660" y="21494"/>
                <wp:lineTo x="21660" y="-265"/>
                <wp:lineTo x="-164" y="-265"/>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7615" cy="1550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53B8" w:rsidRPr="00E4673E">
        <w:rPr>
          <w:b/>
          <w:sz w:val="18"/>
          <w:szCs w:val="18"/>
        </w:rPr>
        <w:t>Insights:</w:t>
      </w:r>
      <w:r w:rsidR="00C453B8" w:rsidRPr="00E4673E">
        <w:rPr>
          <w:sz w:val="18"/>
          <w:szCs w:val="18"/>
        </w:rPr>
        <w:t xml:space="preserve"> </w:t>
      </w:r>
      <w:r w:rsidR="00BA3654" w:rsidRPr="00E4673E">
        <w:rPr>
          <w:sz w:val="18"/>
          <w:szCs w:val="18"/>
        </w:rPr>
        <w:t>National studies</w:t>
      </w:r>
      <w:r w:rsidR="00875483" w:rsidRPr="00E4673E">
        <w:rPr>
          <w:sz w:val="18"/>
          <w:szCs w:val="18"/>
        </w:rPr>
        <w:t xml:space="preserve"> suggest that </w:t>
      </w:r>
      <w:r w:rsidR="003705A8" w:rsidRPr="00E4673E">
        <w:rPr>
          <w:sz w:val="18"/>
          <w:szCs w:val="18"/>
        </w:rPr>
        <w:t>speeding is a factor</w:t>
      </w:r>
      <w:r w:rsidR="008000F0" w:rsidRPr="00E4673E">
        <w:rPr>
          <w:sz w:val="18"/>
          <w:szCs w:val="18"/>
        </w:rPr>
        <w:t xml:space="preserve"> of at least 25% of </w:t>
      </w:r>
      <w:r w:rsidR="005116CA" w:rsidRPr="00E4673E">
        <w:rPr>
          <w:sz w:val="18"/>
          <w:szCs w:val="18"/>
        </w:rPr>
        <w:t>traffic accidents</w:t>
      </w:r>
      <w:r w:rsidR="00484961" w:rsidRPr="00E4673E">
        <w:rPr>
          <w:sz w:val="18"/>
          <w:szCs w:val="18"/>
        </w:rPr>
        <w:t xml:space="preserve">. </w:t>
      </w:r>
      <w:r w:rsidR="00DC313D" w:rsidRPr="00E4673E">
        <w:rPr>
          <w:sz w:val="18"/>
          <w:szCs w:val="18"/>
        </w:rPr>
        <w:t xml:space="preserve">Hence, </w:t>
      </w:r>
      <w:r w:rsidR="00484961" w:rsidRPr="00E4673E">
        <w:rPr>
          <w:sz w:val="18"/>
          <w:szCs w:val="18"/>
        </w:rPr>
        <w:t xml:space="preserve">the </w:t>
      </w:r>
      <w:r w:rsidR="002817C2" w:rsidRPr="00E4673E">
        <w:rPr>
          <w:sz w:val="18"/>
          <w:szCs w:val="18"/>
        </w:rPr>
        <w:t xml:space="preserve">changes in </w:t>
      </w:r>
      <w:r w:rsidR="00965EEF" w:rsidRPr="00E4673E">
        <w:rPr>
          <w:sz w:val="18"/>
          <w:szCs w:val="18"/>
        </w:rPr>
        <w:t>the readings of accelerometer and gyroscope when speed is the highest</w:t>
      </w:r>
      <w:r w:rsidR="00DC313D" w:rsidRPr="00E4673E">
        <w:rPr>
          <w:sz w:val="18"/>
          <w:szCs w:val="18"/>
        </w:rPr>
        <w:t xml:space="preserve"> was analysed. </w:t>
      </w:r>
      <w:r w:rsidR="00E90922" w:rsidRPr="00E4673E">
        <w:rPr>
          <w:sz w:val="18"/>
          <w:szCs w:val="18"/>
        </w:rPr>
        <w:t xml:space="preserve">The acceleration results above shows that </w:t>
      </w:r>
      <w:r w:rsidR="00DD45B0" w:rsidRPr="00E4673E">
        <w:rPr>
          <w:sz w:val="18"/>
          <w:szCs w:val="18"/>
        </w:rPr>
        <w:t xml:space="preserve">when a vehicle’s speed is at the highest, </w:t>
      </w:r>
      <w:r w:rsidR="00493C52" w:rsidRPr="00E4673E">
        <w:rPr>
          <w:sz w:val="18"/>
          <w:szCs w:val="18"/>
        </w:rPr>
        <w:t xml:space="preserve">acceleration x </w:t>
      </w:r>
      <w:r w:rsidR="007206B3" w:rsidRPr="00E4673E">
        <w:rPr>
          <w:sz w:val="18"/>
          <w:szCs w:val="18"/>
        </w:rPr>
        <w:t xml:space="preserve">have both negative and positive values while acceleration </w:t>
      </w:r>
      <w:r w:rsidR="00B813AE" w:rsidRPr="00E4673E">
        <w:rPr>
          <w:sz w:val="18"/>
          <w:szCs w:val="18"/>
        </w:rPr>
        <w:t xml:space="preserve">y and z has </w:t>
      </w:r>
      <w:r w:rsidR="002F3DB1" w:rsidRPr="00E4673E">
        <w:rPr>
          <w:sz w:val="18"/>
          <w:szCs w:val="18"/>
        </w:rPr>
        <w:t>mostly positive values. Th</w:t>
      </w:r>
      <w:r w:rsidR="00F1239E" w:rsidRPr="00E4673E">
        <w:rPr>
          <w:sz w:val="18"/>
          <w:szCs w:val="18"/>
        </w:rPr>
        <w:t xml:space="preserve">us, </w:t>
      </w:r>
      <w:r w:rsidR="00C658DC" w:rsidRPr="00E4673E">
        <w:rPr>
          <w:sz w:val="18"/>
          <w:szCs w:val="18"/>
        </w:rPr>
        <w:t xml:space="preserve">suggesting </w:t>
      </w:r>
      <w:r w:rsidR="00D62E1C" w:rsidRPr="00E4673E">
        <w:rPr>
          <w:sz w:val="18"/>
          <w:szCs w:val="18"/>
        </w:rPr>
        <w:t xml:space="preserve">acceleration x </w:t>
      </w:r>
      <w:r w:rsidR="00F1239E" w:rsidRPr="00E4673E">
        <w:rPr>
          <w:sz w:val="18"/>
          <w:szCs w:val="18"/>
        </w:rPr>
        <w:t>does</w:t>
      </w:r>
      <w:r w:rsidR="00D62E1C" w:rsidRPr="00E4673E">
        <w:rPr>
          <w:sz w:val="18"/>
          <w:szCs w:val="18"/>
        </w:rPr>
        <w:t xml:space="preserve"> not affect </w:t>
      </w:r>
      <w:r w:rsidR="001D7E10" w:rsidRPr="00E4673E">
        <w:rPr>
          <w:sz w:val="18"/>
          <w:szCs w:val="18"/>
        </w:rPr>
        <w:t xml:space="preserve">speed </w:t>
      </w:r>
      <w:r w:rsidR="00E410B4" w:rsidRPr="00E4673E">
        <w:rPr>
          <w:sz w:val="18"/>
          <w:szCs w:val="18"/>
        </w:rPr>
        <w:t>but</w:t>
      </w:r>
      <w:r w:rsidR="003E15B1" w:rsidRPr="00E4673E">
        <w:rPr>
          <w:sz w:val="18"/>
          <w:szCs w:val="18"/>
        </w:rPr>
        <w:t xml:space="preserve"> </w:t>
      </w:r>
      <w:r w:rsidR="005B0F90" w:rsidRPr="00E4673E">
        <w:rPr>
          <w:sz w:val="18"/>
          <w:szCs w:val="18"/>
        </w:rPr>
        <w:t>acceleration</w:t>
      </w:r>
      <w:r w:rsidR="00D463A5" w:rsidRPr="00E4673E">
        <w:rPr>
          <w:sz w:val="18"/>
          <w:szCs w:val="18"/>
        </w:rPr>
        <w:t xml:space="preserve"> in the</w:t>
      </w:r>
      <w:r w:rsidR="005B0F90" w:rsidRPr="00E4673E">
        <w:rPr>
          <w:sz w:val="18"/>
          <w:szCs w:val="18"/>
        </w:rPr>
        <w:t xml:space="preserve"> </w:t>
      </w:r>
      <w:r w:rsidR="00A76E98" w:rsidRPr="00E4673E">
        <w:rPr>
          <w:sz w:val="18"/>
          <w:szCs w:val="18"/>
        </w:rPr>
        <w:t xml:space="preserve">forward and upward direction </w:t>
      </w:r>
      <w:r w:rsidR="00606343" w:rsidRPr="00E4673E">
        <w:rPr>
          <w:sz w:val="18"/>
          <w:szCs w:val="18"/>
        </w:rPr>
        <w:t>does. For</w:t>
      </w:r>
      <w:r w:rsidR="00CF1956" w:rsidRPr="00E4673E">
        <w:rPr>
          <w:sz w:val="18"/>
          <w:szCs w:val="18"/>
        </w:rPr>
        <w:t xml:space="preserve"> gyro, </w:t>
      </w:r>
      <w:r w:rsidR="00082BD7" w:rsidRPr="00E4673E">
        <w:rPr>
          <w:sz w:val="18"/>
          <w:szCs w:val="18"/>
        </w:rPr>
        <w:t>at high speed</w:t>
      </w:r>
      <w:r w:rsidR="00522644" w:rsidRPr="00E4673E">
        <w:rPr>
          <w:sz w:val="18"/>
          <w:szCs w:val="18"/>
        </w:rPr>
        <w:t xml:space="preserve">, the </w:t>
      </w:r>
      <w:r w:rsidR="00775038" w:rsidRPr="00E4673E">
        <w:rPr>
          <w:sz w:val="18"/>
          <w:szCs w:val="18"/>
        </w:rPr>
        <w:t>taxis seem to rotate a lot.</w:t>
      </w:r>
    </w:p>
    <w:p w14:paraId="318041AD" w14:textId="5792F396" w:rsidR="00FA008E" w:rsidRPr="00E4673E" w:rsidRDefault="00C453B8" w:rsidP="00095ACB">
      <w:pPr>
        <w:spacing w:before="120" w:after="0"/>
        <w:rPr>
          <w:sz w:val="18"/>
          <w:szCs w:val="18"/>
        </w:rPr>
      </w:pPr>
      <w:r w:rsidRPr="00E4673E">
        <w:rPr>
          <w:b/>
          <w:sz w:val="18"/>
          <w:szCs w:val="18"/>
        </w:rPr>
        <w:t xml:space="preserve">Recommendation: </w:t>
      </w:r>
      <w:r w:rsidR="0010539C" w:rsidRPr="00E4673E">
        <w:rPr>
          <w:sz w:val="18"/>
          <w:szCs w:val="18"/>
        </w:rPr>
        <w:t xml:space="preserve">When </w:t>
      </w:r>
      <w:r w:rsidR="00814FAB" w:rsidRPr="00E4673E">
        <w:rPr>
          <w:sz w:val="18"/>
          <w:szCs w:val="18"/>
        </w:rPr>
        <w:t xml:space="preserve">there is a lot of fluctuation in the gyroscope readings and when acceleration y and z is high, </w:t>
      </w:r>
      <w:r w:rsidR="004D14FC" w:rsidRPr="00E4673E">
        <w:rPr>
          <w:sz w:val="18"/>
          <w:szCs w:val="18"/>
        </w:rPr>
        <w:t>the taxi migh</w:t>
      </w:r>
      <w:r w:rsidR="008379EA" w:rsidRPr="00E4673E">
        <w:rPr>
          <w:sz w:val="18"/>
          <w:szCs w:val="18"/>
        </w:rPr>
        <w:t>t have chances of leading to a</w:t>
      </w:r>
      <w:r w:rsidR="001E3895" w:rsidRPr="00E4673E">
        <w:rPr>
          <w:sz w:val="18"/>
          <w:szCs w:val="18"/>
        </w:rPr>
        <w:t xml:space="preserve">n </w:t>
      </w:r>
      <w:r w:rsidR="007643BD" w:rsidRPr="00E4673E">
        <w:rPr>
          <w:sz w:val="18"/>
          <w:szCs w:val="18"/>
        </w:rPr>
        <w:t>unsafe trip. Therefore,</w:t>
      </w:r>
      <w:r w:rsidR="00E00128" w:rsidRPr="00E4673E">
        <w:rPr>
          <w:sz w:val="18"/>
          <w:szCs w:val="18"/>
        </w:rPr>
        <w:t xml:space="preserve"> the company could take this into account when classifying </w:t>
      </w:r>
      <w:r w:rsidR="000E4CB1" w:rsidRPr="00E4673E">
        <w:rPr>
          <w:sz w:val="18"/>
          <w:szCs w:val="18"/>
        </w:rPr>
        <w:t xml:space="preserve">a taxi trip as </w:t>
      </w:r>
      <w:r w:rsidR="00E00128" w:rsidRPr="00E4673E">
        <w:rPr>
          <w:sz w:val="18"/>
          <w:szCs w:val="18"/>
        </w:rPr>
        <w:t xml:space="preserve">dangerous </w:t>
      </w:r>
      <w:r w:rsidR="000E4CB1" w:rsidRPr="00E4673E">
        <w:rPr>
          <w:sz w:val="18"/>
          <w:szCs w:val="18"/>
        </w:rPr>
        <w:t xml:space="preserve">or </w:t>
      </w:r>
      <w:r w:rsidR="00E00128" w:rsidRPr="00E4673E">
        <w:rPr>
          <w:sz w:val="18"/>
          <w:szCs w:val="18"/>
        </w:rPr>
        <w:t>safe</w:t>
      </w:r>
      <w:r w:rsidR="000E4CB1" w:rsidRPr="00E4673E">
        <w:rPr>
          <w:sz w:val="18"/>
          <w:szCs w:val="18"/>
        </w:rPr>
        <w:t>.</w:t>
      </w:r>
    </w:p>
    <w:p w14:paraId="2997A3B8" w14:textId="77777777" w:rsidR="00ED2E6C" w:rsidRPr="00E4673E" w:rsidRDefault="00ED2E6C" w:rsidP="00D41FFF">
      <w:pPr>
        <w:spacing w:after="0"/>
        <w:ind w:left="720"/>
        <w:rPr>
          <w:sz w:val="20"/>
          <w:szCs w:val="20"/>
        </w:rPr>
      </w:pPr>
    </w:p>
    <w:p w14:paraId="7E5E89B3" w14:textId="5D19095E" w:rsidR="00ED2E6C" w:rsidRPr="00E4673E" w:rsidRDefault="00ED2E6C" w:rsidP="00A14CC9">
      <w:pPr>
        <w:pStyle w:val="Heading3"/>
        <w:numPr>
          <w:ilvl w:val="2"/>
          <w:numId w:val="14"/>
        </w:numPr>
        <w:spacing w:after="160"/>
        <w:rPr>
          <w:b/>
        </w:rPr>
      </w:pPr>
      <w:bookmarkStart w:id="22" w:name="_Toc90061512"/>
      <w:r w:rsidRPr="00E4673E">
        <w:rPr>
          <w:b/>
        </w:rPr>
        <w:lastRenderedPageBreak/>
        <w:t>Query 2</w:t>
      </w:r>
      <w:bookmarkEnd w:id="22"/>
    </w:p>
    <w:p w14:paraId="4070233E" w14:textId="77777777" w:rsidR="0019466C" w:rsidRPr="00E4673E" w:rsidRDefault="00897D61" w:rsidP="00095ACB">
      <w:pPr>
        <w:rPr>
          <w:rFonts w:ascii="Arial" w:eastAsia="Times New Roman" w:hAnsi="Arial" w:cs="Arial"/>
          <w:i/>
          <w:color w:val="000000"/>
          <w:sz w:val="16"/>
          <w:szCs w:val="16"/>
          <w:lang w:eastAsia="en-SG"/>
        </w:rPr>
      </w:pPr>
      <w:r w:rsidRPr="00E4673E">
        <w:rPr>
          <w:rFonts w:ascii="Arial" w:eastAsia="Times New Roman" w:hAnsi="Arial" w:cs="Arial"/>
          <w:i/>
          <w:color w:val="000000"/>
          <w:sz w:val="16"/>
          <w:szCs w:val="16"/>
          <w:lang w:eastAsia="en-SG"/>
        </w:rPr>
        <w:t>SELECT ROUND(AVG(</w:t>
      </w:r>
      <w:proofErr w:type="spellStart"/>
      <w:r w:rsidRPr="00E4673E">
        <w:rPr>
          <w:rFonts w:ascii="Arial" w:eastAsia="Times New Roman" w:hAnsi="Arial" w:cs="Arial"/>
          <w:i/>
          <w:color w:val="000000"/>
          <w:sz w:val="16"/>
          <w:szCs w:val="16"/>
          <w:lang w:eastAsia="en-SG"/>
        </w:rPr>
        <w:t>averageaccuracy</w:t>
      </w:r>
      <w:proofErr w:type="spellEnd"/>
      <w:r w:rsidRPr="00E4673E">
        <w:rPr>
          <w:rFonts w:ascii="Arial" w:eastAsia="Times New Roman" w:hAnsi="Arial" w:cs="Arial"/>
          <w:i/>
          <w:color w:val="000000"/>
          <w:sz w:val="16"/>
          <w:szCs w:val="16"/>
          <w:lang w:eastAsia="en-SG"/>
        </w:rPr>
        <w:t>),5) as 'average accuracy', ROUND(AVG(</w:t>
      </w:r>
      <w:proofErr w:type="spellStart"/>
      <w:r w:rsidRPr="00E4673E">
        <w:rPr>
          <w:rFonts w:ascii="Arial" w:eastAsia="Times New Roman" w:hAnsi="Arial" w:cs="Arial"/>
          <w:i/>
          <w:color w:val="000000"/>
          <w:sz w:val="16"/>
          <w:szCs w:val="16"/>
          <w:lang w:eastAsia="en-SG"/>
        </w:rPr>
        <w:t>averagebearing</w:t>
      </w:r>
      <w:proofErr w:type="spellEnd"/>
      <w:r w:rsidRPr="00E4673E">
        <w:rPr>
          <w:rFonts w:ascii="Arial" w:eastAsia="Times New Roman" w:hAnsi="Arial" w:cs="Arial"/>
          <w:i/>
          <w:color w:val="000000"/>
          <w:sz w:val="16"/>
          <w:szCs w:val="16"/>
          <w:lang w:eastAsia="en-SG"/>
        </w:rPr>
        <w:t>),5) as 'average bearing', ROUND(AVG(</w:t>
      </w:r>
      <w:proofErr w:type="spellStart"/>
      <w:r w:rsidRPr="00E4673E">
        <w:rPr>
          <w:rFonts w:ascii="Arial" w:eastAsia="Times New Roman" w:hAnsi="Arial" w:cs="Arial"/>
          <w:i/>
          <w:color w:val="000000"/>
          <w:sz w:val="16"/>
          <w:szCs w:val="16"/>
          <w:lang w:eastAsia="en-SG"/>
        </w:rPr>
        <w:t>averageacceleration_x</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acceleration_x</w:t>
      </w:r>
      <w:proofErr w:type="spellEnd"/>
      <w:r w:rsidRPr="00E4673E">
        <w:rPr>
          <w:rFonts w:ascii="Arial" w:eastAsia="Times New Roman" w:hAnsi="Arial" w:cs="Arial"/>
          <w:i/>
          <w:color w:val="000000"/>
          <w:sz w:val="16"/>
          <w:szCs w:val="16"/>
          <w:lang w:eastAsia="en-SG"/>
        </w:rPr>
        <w:t>', ROUND(AVG(</w:t>
      </w:r>
      <w:proofErr w:type="spellStart"/>
      <w:r w:rsidRPr="00E4673E">
        <w:rPr>
          <w:rFonts w:ascii="Arial" w:eastAsia="Times New Roman" w:hAnsi="Arial" w:cs="Arial"/>
          <w:i/>
          <w:color w:val="000000"/>
          <w:sz w:val="16"/>
          <w:szCs w:val="16"/>
          <w:lang w:eastAsia="en-SG"/>
        </w:rPr>
        <w:t>averageacceleration_y</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acceleration_y</w:t>
      </w:r>
      <w:proofErr w:type="spellEnd"/>
      <w:r w:rsidRPr="00E4673E">
        <w:rPr>
          <w:rFonts w:ascii="Arial" w:eastAsia="Times New Roman" w:hAnsi="Arial" w:cs="Arial"/>
          <w:i/>
          <w:color w:val="000000"/>
          <w:sz w:val="16"/>
          <w:szCs w:val="16"/>
          <w:lang w:eastAsia="en-SG"/>
        </w:rPr>
        <w:t>',</w:t>
      </w:r>
      <w:r w:rsidR="0013726D" w:rsidRPr="00E4673E">
        <w:rPr>
          <w:rFonts w:ascii="Arial" w:eastAsia="Times New Roman" w:hAnsi="Arial" w:cs="Arial"/>
          <w:i/>
          <w:color w:val="000000"/>
          <w:sz w:val="16"/>
          <w:szCs w:val="16"/>
          <w:lang w:eastAsia="en-SG"/>
        </w:rPr>
        <w:t xml:space="preserve"> </w:t>
      </w:r>
      <w:r w:rsidRPr="00E4673E">
        <w:rPr>
          <w:rFonts w:ascii="Arial" w:eastAsia="Times New Roman" w:hAnsi="Arial" w:cs="Arial"/>
          <w:i/>
          <w:color w:val="000000"/>
          <w:sz w:val="16"/>
          <w:szCs w:val="16"/>
          <w:lang w:eastAsia="en-SG"/>
        </w:rPr>
        <w:t>ROUND(AVG(</w:t>
      </w:r>
      <w:proofErr w:type="spellStart"/>
      <w:r w:rsidRPr="00E4673E">
        <w:rPr>
          <w:rFonts w:ascii="Arial" w:eastAsia="Times New Roman" w:hAnsi="Arial" w:cs="Arial"/>
          <w:i/>
          <w:color w:val="000000"/>
          <w:sz w:val="16"/>
          <w:szCs w:val="16"/>
          <w:lang w:eastAsia="en-SG"/>
        </w:rPr>
        <w:t>averageacceleration_z</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acceleration_z</w:t>
      </w:r>
      <w:proofErr w:type="spellEnd"/>
      <w:r w:rsidRPr="00E4673E">
        <w:rPr>
          <w:rFonts w:ascii="Arial" w:eastAsia="Times New Roman" w:hAnsi="Arial" w:cs="Arial"/>
          <w:i/>
          <w:color w:val="000000"/>
          <w:sz w:val="16"/>
          <w:szCs w:val="16"/>
          <w:lang w:eastAsia="en-SG"/>
        </w:rPr>
        <w:t>', ROUND(AVG(</w:t>
      </w:r>
      <w:proofErr w:type="spellStart"/>
      <w:r w:rsidRPr="00E4673E">
        <w:rPr>
          <w:rFonts w:ascii="Arial" w:eastAsia="Times New Roman" w:hAnsi="Arial" w:cs="Arial"/>
          <w:i/>
          <w:color w:val="000000"/>
          <w:sz w:val="16"/>
          <w:szCs w:val="16"/>
          <w:lang w:eastAsia="en-SG"/>
        </w:rPr>
        <w:t>averagegyro_x</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gyro_x</w:t>
      </w:r>
      <w:proofErr w:type="spellEnd"/>
      <w:r w:rsidRPr="00E4673E">
        <w:rPr>
          <w:rFonts w:ascii="Arial" w:eastAsia="Times New Roman" w:hAnsi="Arial" w:cs="Arial"/>
          <w:i/>
          <w:color w:val="000000"/>
          <w:sz w:val="16"/>
          <w:szCs w:val="16"/>
          <w:lang w:eastAsia="en-SG"/>
        </w:rPr>
        <w:t>', ROUND(AVG(</w:t>
      </w:r>
      <w:proofErr w:type="spellStart"/>
      <w:r w:rsidRPr="00E4673E">
        <w:rPr>
          <w:rFonts w:ascii="Arial" w:eastAsia="Times New Roman" w:hAnsi="Arial" w:cs="Arial"/>
          <w:i/>
          <w:color w:val="000000"/>
          <w:sz w:val="16"/>
          <w:szCs w:val="16"/>
          <w:lang w:eastAsia="en-SG"/>
        </w:rPr>
        <w:t>averagegyro_y</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gyro_y</w:t>
      </w:r>
      <w:proofErr w:type="spellEnd"/>
      <w:r w:rsidRPr="00E4673E">
        <w:rPr>
          <w:rFonts w:ascii="Arial" w:eastAsia="Times New Roman" w:hAnsi="Arial" w:cs="Arial"/>
          <w:i/>
          <w:color w:val="000000"/>
          <w:sz w:val="16"/>
          <w:szCs w:val="16"/>
          <w:lang w:eastAsia="en-SG"/>
        </w:rPr>
        <w:t>',</w:t>
      </w:r>
      <w:r w:rsidR="0013726D" w:rsidRPr="00E4673E">
        <w:rPr>
          <w:rFonts w:ascii="Arial" w:eastAsia="Times New Roman" w:hAnsi="Arial" w:cs="Arial"/>
          <w:i/>
          <w:color w:val="000000"/>
          <w:sz w:val="16"/>
          <w:szCs w:val="16"/>
          <w:lang w:eastAsia="en-SG"/>
        </w:rPr>
        <w:t xml:space="preserve"> </w:t>
      </w:r>
      <w:r w:rsidRPr="00E4673E">
        <w:rPr>
          <w:rFonts w:ascii="Arial" w:eastAsia="Times New Roman" w:hAnsi="Arial" w:cs="Arial"/>
          <w:i/>
          <w:color w:val="000000"/>
          <w:sz w:val="16"/>
          <w:szCs w:val="16"/>
          <w:lang w:eastAsia="en-SG"/>
        </w:rPr>
        <w:t>ROUND(AVG(</w:t>
      </w:r>
      <w:proofErr w:type="spellStart"/>
      <w:r w:rsidRPr="00E4673E">
        <w:rPr>
          <w:rFonts w:ascii="Arial" w:eastAsia="Times New Roman" w:hAnsi="Arial" w:cs="Arial"/>
          <w:i/>
          <w:color w:val="000000"/>
          <w:sz w:val="16"/>
          <w:szCs w:val="16"/>
          <w:lang w:eastAsia="en-SG"/>
        </w:rPr>
        <w:t>averagegyro_z</w:t>
      </w:r>
      <w:proofErr w:type="spellEnd"/>
      <w:r w:rsidRPr="00E4673E">
        <w:rPr>
          <w:rFonts w:ascii="Arial" w:eastAsia="Times New Roman" w:hAnsi="Arial" w:cs="Arial"/>
          <w:i/>
          <w:color w:val="000000"/>
          <w:sz w:val="16"/>
          <w:szCs w:val="16"/>
          <w:lang w:eastAsia="en-SG"/>
        </w:rPr>
        <w:t xml:space="preserve">),5) as 'average </w:t>
      </w:r>
      <w:proofErr w:type="spellStart"/>
      <w:r w:rsidRPr="00E4673E">
        <w:rPr>
          <w:rFonts w:ascii="Arial" w:eastAsia="Times New Roman" w:hAnsi="Arial" w:cs="Arial"/>
          <w:i/>
          <w:color w:val="000000"/>
          <w:sz w:val="16"/>
          <w:szCs w:val="16"/>
          <w:lang w:eastAsia="en-SG"/>
        </w:rPr>
        <w:t>gyro_z</w:t>
      </w:r>
      <w:proofErr w:type="spellEnd"/>
      <w:r w:rsidRPr="00E4673E">
        <w:rPr>
          <w:rFonts w:ascii="Arial" w:eastAsia="Times New Roman" w:hAnsi="Arial" w:cs="Arial"/>
          <w:i/>
          <w:color w:val="000000"/>
          <w:sz w:val="16"/>
          <w:szCs w:val="16"/>
          <w:lang w:eastAsia="en-SG"/>
        </w:rPr>
        <w:t>',</w:t>
      </w:r>
      <w:r w:rsidR="0013726D" w:rsidRPr="00E4673E">
        <w:rPr>
          <w:rFonts w:ascii="Arial" w:eastAsia="Times New Roman" w:hAnsi="Arial" w:cs="Arial"/>
          <w:i/>
          <w:color w:val="000000"/>
          <w:sz w:val="16"/>
          <w:szCs w:val="16"/>
          <w:lang w:eastAsia="en-SG"/>
        </w:rPr>
        <w:t xml:space="preserve"> </w:t>
      </w:r>
      <w:r w:rsidRPr="00E4673E">
        <w:rPr>
          <w:rFonts w:ascii="Arial" w:eastAsia="Times New Roman" w:hAnsi="Arial" w:cs="Arial"/>
          <w:i/>
          <w:color w:val="000000"/>
          <w:sz w:val="16"/>
          <w:szCs w:val="16"/>
          <w:lang w:eastAsia="en-SG"/>
        </w:rPr>
        <w:t>ROUND(AVG(</w:t>
      </w:r>
      <w:proofErr w:type="spellStart"/>
      <w:r w:rsidRPr="00E4673E">
        <w:rPr>
          <w:rFonts w:ascii="Arial" w:eastAsia="Times New Roman" w:hAnsi="Arial" w:cs="Arial"/>
          <w:i/>
          <w:color w:val="000000"/>
          <w:sz w:val="16"/>
          <w:szCs w:val="16"/>
          <w:lang w:eastAsia="en-SG"/>
        </w:rPr>
        <w:t>averagespeed</w:t>
      </w:r>
      <w:proofErr w:type="spellEnd"/>
      <w:r w:rsidRPr="00E4673E">
        <w:rPr>
          <w:rFonts w:ascii="Arial" w:eastAsia="Times New Roman" w:hAnsi="Arial" w:cs="Arial"/>
          <w:i/>
          <w:color w:val="000000"/>
          <w:sz w:val="16"/>
          <w:szCs w:val="16"/>
          <w:lang w:eastAsia="en-SG"/>
        </w:rPr>
        <w:t>),5) as 'average speed', subquery1.label</w:t>
      </w:r>
      <w:r w:rsidR="0019466C" w:rsidRPr="00E4673E">
        <w:rPr>
          <w:rFonts w:ascii="Arial" w:eastAsia="Times New Roman" w:hAnsi="Arial" w:cs="Arial"/>
          <w:i/>
          <w:color w:val="000000"/>
          <w:sz w:val="16"/>
          <w:szCs w:val="16"/>
          <w:lang w:eastAsia="en-SG"/>
        </w:rPr>
        <w:t xml:space="preserve"> </w:t>
      </w:r>
      <w:r w:rsidRPr="00E4673E">
        <w:rPr>
          <w:rFonts w:ascii="Arial" w:eastAsia="Times New Roman" w:hAnsi="Arial" w:cs="Arial"/>
          <w:i/>
          <w:color w:val="000000"/>
          <w:sz w:val="16"/>
          <w:szCs w:val="16"/>
          <w:lang w:eastAsia="en-SG"/>
        </w:rPr>
        <w:t>FROM (</w:t>
      </w:r>
    </w:p>
    <w:p w14:paraId="299BD432" w14:textId="77777777" w:rsidR="0019466C" w:rsidRPr="00E4673E" w:rsidRDefault="00897D61" w:rsidP="00095ACB">
      <w:pPr>
        <w:spacing w:after="0"/>
        <w:ind w:left="720"/>
        <w:rPr>
          <w:rFonts w:ascii="Arial" w:eastAsia="Times New Roman" w:hAnsi="Arial" w:cs="Arial"/>
          <w:i/>
          <w:color w:val="000000"/>
          <w:sz w:val="16"/>
          <w:szCs w:val="16"/>
          <w:lang w:eastAsia="en-SG"/>
        </w:rPr>
      </w:pPr>
      <w:r w:rsidRPr="00E4673E">
        <w:rPr>
          <w:rFonts w:ascii="Arial" w:eastAsia="Times New Roman" w:hAnsi="Arial" w:cs="Arial"/>
          <w:i/>
          <w:color w:val="000000"/>
          <w:sz w:val="16"/>
          <w:szCs w:val="16"/>
          <w:lang w:eastAsia="en-SG"/>
        </w:rPr>
        <w:t xml:space="preserve">SELECT </w:t>
      </w:r>
      <w:proofErr w:type="spellStart"/>
      <w:r w:rsidRPr="00E4673E">
        <w:rPr>
          <w:rFonts w:ascii="Arial" w:eastAsia="Times New Roman" w:hAnsi="Arial" w:cs="Arial"/>
          <w:i/>
          <w:color w:val="000000"/>
          <w:sz w:val="16"/>
          <w:szCs w:val="16"/>
          <w:lang w:eastAsia="en-SG"/>
        </w:rPr>
        <w:t>c.bookingID</w:t>
      </w:r>
      <w:proofErr w:type="spellEnd"/>
      <w:r w:rsidRPr="00E4673E">
        <w:rPr>
          <w:rFonts w:ascii="Arial" w:eastAsia="Times New Roman" w:hAnsi="Arial" w:cs="Arial"/>
          <w:i/>
          <w:color w:val="000000"/>
          <w:sz w:val="16"/>
          <w:szCs w:val="16"/>
          <w:lang w:eastAsia="en-SG"/>
        </w:rPr>
        <w:t>, AVG(Accuracy) as '</w:t>
      </w:r>
      <w:proofErr w:type="spellStart"/>
      <w:r w:rsidRPr="00E4673E">
        <w:rPr>
          <w:rFonts w:ascii="Arial" w:eastAsia="Times New Roman" w:hAnsi="Arial" w:cs="Arial"/>
          <w:i/>
          <w:color w:val="000000"/>
          <w:sz w:val="16"/>
          <w:szCs w:val="16"/>
          <w:lang w:eastAsia="en-SG"/>
        </w:rPr>
        <w:t>averageaccuracy</w:t>
      </w:r>
      <w:proofErr w:type="spellEnd"/>
      <w:r w:rsidRPr="00E4673E">
        <w:rPr>
          <w:rFonts w:ascii="Arial" w:eastAsia="Times New Roman" w:hAnsi="Arial" w:cs="Arial"/>
          <w:i/>
          <w:color w:val="000000"/>
          <w:sz w:val="16"/>
          <w:szCs w:val="16"/>
          <w:lang w:eastAsia="en-SG"/>
        </w:rPr>
        <w:t>', AVG(Bearing) as '</w:t>
      </w:r>
      <w:proofErr w:type="spellStart"/>
      <w:r w:rsidRPr="00E4673E">
        <w:rPr>
          <w:rFonts w:ascii="Arial" w:eastAsia="Times New Roman" w:hAnsi="Arial" w:cs="Arial"/>
          <w:i/>
          <w:color w:val="000000"/>
          <w:sz w:val="16"/>
          <w:szCs w:val="16"/>
          <w:lang w:eastAsia="en-SG"/>
        </w:rPr>
        <w:t>averagebearing</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acceleration_x</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averageacceleration_x</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acceleration_y</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averageacceleration_y</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acceleration_z</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averageacceleration_z</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gyro_x</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averagegyro_x</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gyro_y</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averagegyro_y</w:t>
      </w:r>
      <w:proofErr w:type="spellEnd"/>
      <w:r w:rsidRPr="00E4673E">
        <w:rPr>
          <w:rFonts w:ascii="Arial" w:eastAsia="Times New Roman" w:hAnsi="Arial" w:cs="Arial"/>
          <w:i/>
          <w:color w:val="000000"/>
          <w:sz w:val="16"/>
          <w:szCs w:val="16"/>
          <w:lang w:eastAsia="en-SG"/>
        </w:rPr>
        <w:t>', AVG(</w:t>
      </w:r>
      <w:proofErr w:type="spellStart"/>
      <w:r w:rsidRPr="00E4673E">
        <w:rPr>
          <w:rFonts w:ascii="Arial" w:eastAsia="Times New Roman" w:hAnsi="Arial" w:cs="Arial"/>
          <w:i/>
          <w:color w:val="000000"/>
          <w:sz w:val="16"/>
          <w:szCs w:val="16"/>
          <w:lang w:eastAsia="en-SG"/>
        </w:rPr>
        <w:t>gyro_z</w:t>
      </w:r>
      <w:proofErr w:type="spellEnd"/>
      <w:r w:rsidRPr="00E4673E">
        <w:rPr>
          <w:rFonts w:ascii="Arial" w:eastAsia="Times New Roman" w:hAnsi="Arial" w:cs="Arial"/>
          <w:i/>
          <w:color w:val="000000"/>
          <w:sz w:val="16"/>
          <w:szCs w:val="16"/>
          <w:lang w:eastAsia="en-SG"/>
        </w:rPr>
        <w:t>) as '</w:t>
      </w:r>
      <w:proofErr w:type="spellStart"/>
      <w:r w:rsidRPr="00E4673E">
        <w:rPr>
          <w:rFonts w:ascii="Arial" w:eastAsia="Times New Roman" w:hAnsi="Arial" w:cs="Arial"/>
          <w:i/>
          <w:color w:val="000000"/>
          <w:sz w:val="16"/>
          <w:szCs w:val="16"/>
          <w:lang w:eastAsia="en-SG"/>
        </w:rPr>
        <w:t>averagegyro_z</w:t>
      </w:r>
      <w:proofErr w:type="spellEnd"/>
      <w:r w:rsidRPr="00E4673E">
        <w:rPr>
          <w:rFonts w:ascii="Arial" w:eastAsia="Times New Roman" w:hAnsi="Arial" w:cs="Arial"/>
          <w:i/>
          <w:color w:val="000000"/>
          <w:sz w:val="16"/>
          <w:szCs w:val="16"/>
          <w:lang w:eastAsia="en-SG"/>
        </w:rPr>
        <w:t>', AVG(speed) as '</w:t>
      </w:r>
      <w:proofErr w:type="spellStart"/>
      <w:r w:rsidRPr="00E4673E">
        <w:rPr>
          <w:rFonts w:ascii="Arial" w:eastAsia="Times New Roman" w:hAnsi="Arial" w:cs="Arial"/>
          <w:i/>
          <w:color w:val="000000"/>
          <w:sz w:val="16"/>
          <w:szCs w:val="16"/>
          <w:lang w:eastAsia="en-SG"/>
        </w:rPr>
        <w:t>averagespeed</w:t>
      </w:r>
      <w:proofErr w:type="spellEnd"/>
      <w:r w:rsidRPr="00E4673E">
        <w:rPr>
          <w:rFonts w:ascii="Arial" w:eastAsia="Times New Roman" w:hAnsi="Arial" w:cs="Arial"/>
          <w:i/>
          <w:color w:val="000000"/>
          <w:sz w:val="16"/>
          <w:szCs w:val="16"/>
          <w:lang w:eastAsia="en-SG"/>
        </w:rPr>
        <w:t xml:space="preserve">', </w:t>
      </w:r>
      <w:proofErr w:type="spellStart"/>
      <w:r w:rsidRPr="00E4673E">
        <w:rPr>
          <w:rFonts w:ascii="Arial" w:eastAsia="Times New Roman" w:hAnsi="Arial" w:cs="Arial"/>
          <w:i/>
          <w:color w:val="000000"/>
          <w:sz w:val="16"/>
          <w:szCs w:val="16"/>
          <w:lang w:eastAsia="en-SG"/>
        </w:rPr>
        <w:t>c.label</w:t>
      </w:r>
      <w:proofErr w:type="spellEnd"/>
      <w:r w:rsidR="0019466C" w:rsidRPr="00E4673E">
        <w:rPr>
          <w:rFonts w:ascii="Arial" w:eastAsia="Times New Roman" w:hAnsi="Arial" w:cs="Arial"/>
          <w:i/>
          <w:color w:val="000000"/>
          <w:sz w:val="16"/>
          <w:szCs w:val="16"/>
          <w:lang w:eastAsia="en-SG"/>
        </w:rPr>
        <w:t xml:space="preserve"> </w:t>
      </w:r>
    </w:p>
    <w:p w14:paraId="03545BCB" w14:textId="56522D2C" w:rsidR="0013726D" w:rsidRPr="00E4673E" w:rsidRDefault="00897D61" w:rsidP="00095ACB">
      <w:pPr>
        <w:spacing w:after="0"/>
        <w:ind w:left="720"/>
        <w:rPr>
          <w:rFonts w:ascii="Arial" w:eastAsia="Times New Roman" w:hAnsi="Arial" w:cs="Arial"/>
          <w:i/>
          <w:color w:val="000000"/>
          <w:sz w:val="16"/>
          <w:szCs w:val="16"/>
          <w:lang w:eastAsia="en-SG"/>
        </w:rPr>
      </w:pPr>
      <w:r w:rsidRPr="00E4673E">
        <w:rPr>
          <w:rFonts w:ascii="Arial" w:eastAsia="Times New Roman" w:hAnsi="Arial" w:cs="Arial"/>
          <w:i/>
          <w:color w:val="000000"/>
          <w:sz w:val="16"/>
          <w:szCs w:val="16"/>
          <w:lang w:eastAsia="en-SG"/>
        </w:rPr>
        <w:t>FROM features f INNER JOIN (SELECT e1.bookingID, e1.label FROM labels e1</w:t>
      </w:r>
      <w:r w:rsidR="0013726D" w:rsidRPr="00E4673E">
        <w:rPr>
          <w:rFonts w:ascii="Arial" w:eastAsia="Times New Roman" w:hAnsi="Arial" w:cs="Arial"/>
          <w:i/>
          <w:color w:val="000000"/>
          <w:sz w:val="16"/>
          <w:szCs w:val="16"/>
          <w:lang w:eastAsia="en-SG"/>
        </w:rPr>
        <w:t xml:space="preserve"> </w:t>
      </w:r>
    </w:p>
    <w:p w14:paraId="004677FF" w14:textId="70979C4E" w:rsidR="00CC227B" w:rsidRPr="00E4673E" w:rsidRDefault="00897D61" w:rsidP="00095ACB">
      <w:pPr>
        <w:spacing w:after="0"/>
        <w:ind w:left="720"/>
        <w:rPr>
          <w:rFonts w:ascii="Arial" w:eastAsia="Times New Roman" w:hAnsi="Arial" w:cs="Arial"/>
          <w:i/>
          <w:color w:val="000000"/>
          <w:sz w:val="16"/>
          <w:szCs w:val="16"/>
          <w:lang w:eastAsia="en-SG"/>
        </w:rPr>
      </w:pPr>
      <w:r w:rsidRPr="00E4673E">
        <w:rPr>
          <w:rFonts w:ascii="Arial" w:eastAsia="Times New Roman" w:hAnsi="Arial" w:cs="Arial"/>
          <w:i/>
          <w:color w:val="000000"/>
          <w:sz w:val="16"/>
          <w:szCs w:val="16"/>
          <w:lang w:eastAsia="en-SG"/>
        </w:rPr>
        <w:t>INNER JOIN (SELECT e3.bookingID FROM labels e3 GROUP BY e3.bookingID HAVING COUNT(e3.bookingID) = 1) e2</w:t>
      </w:r>
      <w:r w:rsidR="0013726D" w:rsidRPr="00E4673E">
        <w:rPr>
          <w:rFonts w:ascii="Arial" w:eastAsia="Times New Roman" w:hAnsi="Arial" w:cs="Arial"/>
          <w:i/>
          <w:color w:val="000000"/>
          <w:sz w:val="16"/>
          <w:szCs w:val="16"/>
          <w:lang w:eastAsia="en-SG"/>
        </w:rPr>
        <w:t xml:space="preserve"> </w:t>
      </w:r>
      <w:r w:rsidRPr="00E4673E">
        <w:rPr>
          <w:rFonts w:ascii="Arial" w:eastAsia="Times New Roman" w:hAnsi="Arial" w:cs="Arial"/>
          <w:i/>
          <w:color w:val="000000"/>
          <w:sz w:val="16"/>
          <w:szCs w:val="16"/>
          <w:lang w:eastAsia="en-SG"/>
        </w:rPr>
        <w:t xml:space="preserve">ON e1.bookingID = e2.bookingID) c ON </w:t>
      </w:r>
      <w:proofErr w:type="spellStart"/>
      <w:r w:rsidRPr="00E4673E">
        <w:rPr>
          <w:rFonts w:ascii="Arial" w:eastAsia="Times New Roman" w:hAnsi="Arial" w:cs="Arial"/>
          <w:i/>
          <w:color w:val="000000"/>
          <w:sz w:val="16"/>
          <w:szCs w:val="16"/>
          <w:lang w:eastAsia="en-SG"/>
        </w:rPr>
        <w:t>f.bookingID</w:t>
      </w:r>
      <w:proofErr w:type="spellEnd"/>
      <w:r w:rsidRPr="00E4673E">
        <w:rPr>
          <w:rFonts w:ascii="Arial" w:eastAsia="Times New Roman" w:hAnsi="Arial" w:cs="Arial"/>
          <w:i/>
          <w:color w:val="000000"/>
          <w:sz w:val="16"/>
          <w:szCs w:val="16"/>
          <w:lang w:eastAsia="en-SG"/>
        </w:rPr>
        <w:t xml:space="preserve"> = </w:t>
      </w:r>
      <w:proofErr w:type="spellStart"/>
      <w:r w:rsidRPr="00E4673E">
        <w:rPr>
          <w:rFonts w:ascii="Arial" w:eastAsia="Times New Roman" w:hAnsi="Arial" w:cs="Arial"/>
          <w:i/>
          <w:color w:val="000000"/>
          <w:sz w:val="16"/>
          <w:szCs w:val="16"/>
          <w:lang w:eastAsia="en-SG"/>
        </w:rPr>
        <w:t>c.bookingID</w:t>
      </w:r>
      <w:proofErr w:type="spellEnd"/>
      <w:r w:rsidRPr="00E4673E">
        <w:rPr>
          <w:rFonts w:ascii="Arial" w:eastAsia="Times New Roman" w:hAnsi="Arial" w:cs="Arial"/>
          <w:i/>
          <w:color w:val="000000"/>
          <w:sz w:val="16"/>
          <w:szCs w:val="16"/>
          <w:lang w:eastAsia="en-SG"/>
        </w:rPr>
        <w:t xml:space="preserve"> GROUP BY </w:t>
      </w:r>
      <w:proofErr w:type="spellStart"/>
      <w:r w:rsidRPr="00E4673E">
        <w:rPr>
          <w:rFonts w:ascii="Arial" w:eastAsia="Times New Roman" w:hAnsi="Arial" w:cs="Arial"/>
          <w:i/>
          <w:color w:val="000000"/>
          <w:sz w:val="16"/>
          <w:szCs w:val="16"/>
          <w:lang w:eastAsia="en-SG"/>
        </w:rPr>
        <w:t>c.bookingID</w:t>
      </w:r>
      <w:proofErr w:type="spellEnd"/>
      <w:r w:rsidRPr="00E4673E">
        <w:rPr>
          <w:rFonts w:ascii="Arial" w:eastAsia="Times New Roman" w:hAnsi="Arial" w:cs="Arial"/>
          <w:i/>
          <w:color w:val="000000"/>
          <w:sz w:val="16"/>
          <w:szCs w:val="16"/>
          <w:lang w:eastAsia="en-SG"/>
        </w:rPr>
        <w:t xml:space="preserve">, </w:t>
      </w:r>
      <w:proofErr w:type="spellStart"/>
      <w:r w:rsidRPr="00E4673E">
        <w:rPr>
          <w:rFonts w:ascii="Arial" w:eastAsia="Times New Roman" w:hAnsi="Arial" w:cs="Arial"/>
          <w:i/>
          <w:color w:val="000000"/>
          <w:sz w:val="16"/>
          <w:szCs w:val="16"/>
          <w:lang w:eastAsia="en-SG"/>
        </w:rPr>
        <w:t>c.label</w:t>
      </w:r>
      <w:proofErr w:type="spellEnd"/>
      <w:r w:rsidRPr="00E4673E">
        <w:rPr>
          <w:rFonts w:ascii="Arial" w:eastAsia="Times New Roman" w:hAnsi="Arial" w:cs="Arial"/>
          <w:i/>
          <w:color w:val="000000"/>
          <w:sz w:val="16"/>
          <w:szCs w:val="16"/>
          <w:lang w:eastAsia="en-SG"/>
        </w:rPr>
        <w:t>) subquery1 GROUP BY subquery1.label</w:t>
      </w:r>
    </w:p>
    <w:p w14:paraId="1FBF2C1A" w14:textId="77777777" w:rsidR="0019466C" w:rsidRPr="00E4673E" w:rsidRDefault="0019466C" w:rsidP="00095ACB">
      <w:pPr>
        <w:spacing w:after="0"/>
        <w:ind w:left="720"/>
        <w:rPr>
          <w:rFonts w:ascii="Arial" w:eastAsia="Times New Roman" w:hAnsi="Arial" w:cs="Arial"/>
          <w:i/>
          <w:color w:val="000000"/>
          <w:sz w:val="16"/>
          <w:szCs w:val="16"/>
          <w:lang w:eastAsia="en-SG"/>
        </w:rPr>
      </w:pPr>
    </w:p>
    <w:p w14:paraId="2F498632" w14:textId="23F97ADD" w:rsidR="007B3578" w:rsidRPr="00E4673E" w:rsidRDefault="007B3578" w:rsidP="00095ACB">
      <w:pPr>
        <w:rPr>
          <w:rFonts w:ascii="Arial" w:eastAsia="Times New Roman" w:hAnsi="Arial" w:cs="Arial"/>
          <w:i/>
          <w:color w:val="000000"/>
          <w:sz w:val="16"/>
          <w:szCs w:val="16"/>
          <w:lang w:eastAsia="en-SG"/>
        </w:rPr>
      </w:pPr>
      <w:r w:rsidRPr="00E4673E">
        <w:rPr>
          <w:rFonts w:ascii="Arial" w:eastAsia="Times New Roman" w:hAnsi="Arial" w:cs="Arial"/>
          <w:i/>
          <w:noProof/>
          <w:color w:val="000000"/>
          <w:sz w:val="16"/>
          <w:szCs w:val="16"/>
          <w:lang w:eastAsia="en-SG"/>
        </w:rPr>
        <w:drawing>
          <wp:inline distT="0" distB="0" distL="0" distR="0" wp14:anchorId="3E68EA64" wp14:editId="68227470">
            <wp:extent cx="5439340" cy="335665"/>
            <wp:effectExtent l="19050" t="19050" r="952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863" cy="354581"/>
                    </a:xfrm>
                    <a:prstGeom prst="rect">
                      <a:avLst/>
                    </a:prstGeom>
                    <a:ln>
                      <a:solidFill>
                        <a:schemeClr val="tx1"/>
                      </a:solidFill>
                    </a:ln>
                  </pic:spPr>
                </pic:pic>
              </a:graphicData>
            </a:graphic>
          </wp:inline>
        </w:drawing>
      </w:r>
    </w:p>
    <w:p w14:paraId="6D285969" w14:textId="5A66162C" w:rsidR="007F73C5" w:rsidRPr="00E4673E" w:rsidRDefault="00ED2E6C" w:rsidP="00095ACB">
      <w:pPr>
        <w:pStyle w:val="ListParagraph"/>
        <w:widowControl w:val="0"/>
        <w:spacing w:after="0" w:line="240" w:lineRule="auto"/>
        <w:ind w:left="0"/>
        <w:rPr>
          <w:sz w:val="18"/>
          <w:szCs w:val="18"/>
        </w:rPr>
      </w:pPr>
      <w:r w:rsidRPr="00E4673E">
        <w:rPr>
          <w:b/>
          <w:sz w:val="18"/>
          <w:szCs w:val="18"/>
        </w:rPr>
        <w:t>Insights:</w:t>
      </w:r>
      <w:r w:rsidR="00CF3903" w:rsidRPr="00E4673E">
        <w:rPr>
          <w:b/>
          <w:sz w:val="18"/>
          <w:szCs w:val="18"/>
        </w:rPr>
        <w:t xml:space="preserve"> </w:t>
      </w:r>
      <w:r w:rsidR="00CF3903" w:rsidRPr="00E4673E">
        <w:rPr>
          <w:sz w:val="18"/>
          <w:szCs w:val="18"/>
        </w:rPr>
        <w:t xml:space="preserve">We analysed the overall difference </w:t>
      </w:r>
      <w:r w:rsidR="0031479C" w:rsidRPr="00E4673E">
        <w:rPr>
          <w:sz w:val="18"/>
          <w:szCs w:val="18"/>
        </w:rPr>
        <w:t>for</w:t>
      </w:r>
      <w:r w:rsidR="00CF3903" w:rsidRPr="00E4673E">
        <w:rPr>
          <w:sz w:val="18"/>
          <w:szCs w:val="18"/>
        </w:rPr>
        <w:t xml:space="preserve"> </w:t>
      </w:r>
      <w:r w:rsidR="0031479C" w:rsidRPr="00E4673E">
        <w:rPr>
          <w:sz w:val="18"/>
          <w:szCs w:val="18"/>
        </w:rPr>
        <w:t>all the readings for safe and dangerous trips</w:t>
      </w:r>
      <w:r w:rsidR="007F73C5" w:rsidRPr="00E4673E">
        <w:rPr>
          <w:sz w:val="18"/>
          <w:szCs w:val="18"/>
        </w:rPr>
        <w:t>.</w:t>
      </w:r>
      <w:r w:rsidR="009C38C0" w:rsidRPr="00E4673E">
        <w:rPr>
          <w:sz w:val="18"/>
          <w:szCs w:val="18"/>
        </w:rPr>
        <w:t xml:space="preserve"> There seems to be no significant difference </w:t>
      </w:r>
      <w:r w:rsidR="00591823" w:rsidRPr="00E4673E">
        <w:rPr>
          <w:sz w:val="18"/>
          <w:szCs w:val="18"/>
        </w:rPr>
        <w:t>in</w:t>
      </w:r>
      <w:r w:rsidR="009C38C0" w:rsidRPr="00E4673E">
        <w:rPr>
          <w:sz w:val="18"/>
          <w:szCs w:val="18"/>
        </w:rPr>
        <w:t xml:space="preserve"> any of the columns</w:t>
      </w:r>
      <w:r w:rsidR="00591823" w:rsidRPr="00E4673E">
        <w:rPr>
          <w:sz w:val="18"/>
          <w:szCs w:val="18"/>
        </w:rPr>
        <w:t xml:space="preserve"> </w:t>
      </w:r>
      <w:r w:rsidR="00A802BA" w:rsidRPr="00E4673E">
        <w:rPr>
          <w:sz w:val="18"/>
          <w:szCs w:val="18"/>
        </w:rPr>
        <w:t>in comparison</w:t>
      </w:r>
      <w:r w:rsidR="009C38C0" w:rsidRPr="00E4673E">
        <w:rPr>
          <w:sz w:val="18"/>
          <w:szCs w:val="18"/>
        </w:rPr>
        <w:t>.</w:t>
      </w:r>
      <w:r w:rsidR="00297F42" w:rsidRPr="00E4673E">
        <w:rPr>
          <w:sz w:val="18"/>
          <w:szCs w:val="18"/>
        </w:rPr>
        <w:t xml:space="preserve"> The accuracy </w:t>
      </w:r>
      <w:r w:rsidR="001D3D89" w:rsidRPr="00E4673E">
        <w:rPr>
          <w:sz w:val="18"/>
          <w:szCs w:val="18"/>
        </w:rPr>
        <w:t>of safe trips is lower than that of dangerous trips which is expected since the lower the GPS accuracy</w:t>
      </w:r>
      <w:r w:rsidR="009A2B21" w:rsidRPr="00E4673E">
        <w:rPr>
          <w:sz w:val="18"/>
          <w:szCs w:val="18"/>
        </w:rPr>
        <w:t>,</w:t>
      </w:r>
      <w:r w:rsidR="001D3D89" w:rsidRPr="00E4673E">
        <w:rPr>
          <w:sz w:val="18"/>
          <w:szCs w:val="18"/>
        </w:rPr>
        <w:t xml:space="preserve"> the better. </w:t>
      </w:r>
      <w:r w:rsidR="00EA49EF" w:rsidRPr="00E4673E">
        <w:rPr>
          <w:sz w:val="18"/>
          <w:szCs w:val="18"/>
        </w:rPr>
        <w:t xml:space="preserve">Acceleration x </w:t>
      </w:r>
      <w:r w:rsidR="009A2B21" w:rsidRPr="00E4673E">
        <w:rPr>
          <w:sz w:val="18"/>
          <w:szCs w:val="18"/>
        </w:rPr>
        <w:t>does</w:t>
      </w:r>
      <w:r w:rsidR="00EA49EF" w:rsidRPr="00E4673E">
        <w:rPr>
          <w:sz w:val="18"/>
          <w:szCs w:val="18"/>
        </w:rPr>
        <w:t xml:space="preserve"> not seem to have any impact on safe or dangerous </w:t>
      </w:r>
      <w:r w:rsidR="00E73B69" w:rsidRPr="00E4673E">
        <w:rPr>
          <w:sz w:val="18"/>
          <w:szCs w:val="18"/>
        </w:rPr>
        <w:t>trips,</w:t>
      </w:r>
      <w:r w:rsidR="005743C7" w:rsidRPr="00E4673E">
        <w:rPr>
          <w:sz w:val="18"/>
          <w:szCs w:val="18"/>
        </w:rPr>
        <w:t xml:space="preserve"> but acceleration y and z</w:t>
      </w:r>
      <w:r w:rsidR="009A2B21" w:rsidRPr="00E4673E">
        <w:rPr>
          <w:sz w:val="18"/>
          <w:szCs w:val="18"/>
        </w:rPr>
        <w:t xml:space="preserve"> do have some impact</w:t>
      </w:r>
      <w:r w:rsidR="00A342DF" w:rsidRPr="00E4673E">
        <w:rPr>
          <w:sz w:val="18"/>
          <w:szCs w:val="18"/>
        </w:rPr>
        <w:t>.</w:t>
      </w:r>
      <w:r w:rsidR="00433A4F" w:rsidRPr="00E4673E">
        <w:rPr>
          <w:sz w:val="18"/>
          <w:szCs w:val="18"/>
        </w:rPr>
        <w:t xml:space="preserve"> Dan</w:t>
      </w:r>
      <w:r w:rsidR="00AD3164" w:rsidRPr="00E4673E">
        <w:rPr>
          <w:sz w:val="18"/>
          <w:szCs w:val="18"/>
        </w:rPr>
        <w:t>gerous trips have</w:t>
      </w:r>
      <w:r w:rsidR="00C95C72" w:rsidRPr="00E4673E">
        <w:rPr>
          <w:sz w:val="18"/>
          <w:szCs w:val="18"/>
        </w:rPr>
        <w:t xml:space="preserve"> </w:t>
      </w:r>
      <w:r w:rsidR="00E73B69" w:rsidRPr="00E4673E">
        <w:rPr>
          <w:sz w:val="18"/>
          <w:szCs w:val="18"/>
        </w:rPr>
        <w:t>less</w:t>
      </w:r>
      <w:r w:rsidR="00C95C72" w:rsidRPr="00E4673E">
        <w:rPr>
          <w:sz w:val="18"/>
          <w:szCs w:val="18"/>
        </w:rPr>
        <w:t xml:space="preserve"> forward </w:t>
      </w:r>
      <w:r w:rsidR="00E73B69" w:rsidRPr="00E4673E">
        <w:rPr>
          <w:sz w:val="18"/>
          <w:szCs w:val="18"/>
        </w:rPr>
        <w:t>but more</w:t>
      </w:r>
      <w:r w:rsidR="00C95C72" w:rsidRPr="00E4673E">
        <w:rPr>
          <w:sz w:val="18"/>
          <w:szCs w:val="18"/>
        </w:rPr>
        <w:t xml:space="preserve"> upward acceleration </w:t>
      </w:r>
      <w:r w:rsidR="001B4798" w:rsidRPr="00E4673E">
        <w:rPr>
          <w:sz w:val="18"/>
          <w:szCs w:val="18"/>
        </w:rPr>
        <w:t xml:space="preserve">than safe ones. </w:t>
      </w:r>
      <w:r w:rsidR="00AC2AB1" w:rsidRPr="00E4673E">
        <w:rPr>
          <w:sz w:val="18"/>
          <w:szCs w:val="18"/>
        </w:rPr>
        <w:t>A</w:t>
      </w:r>
      <w:r w:rsidR="00030EE8" w:rsidRPr="00E4673E">
        <w:rPr>
          <w:sz w:val="18"/>
          <w:szCs w:val="18"/>
        </w:rPr>
        <w:t>s expected</w:t>
      </w:r>
      <w:r w:rsidR="00AC2AB1" w:rsidRPr="00E4673E">
        <w:rPr>
          <w:sz w:val="18"/>
          <w:szCs w:val="18"/>
        </w:rPr>
        <w:t>,</w:t>
      </w:r>
      <w:r w:rsidR="00030EE8" w:rsidRPr="00E4673E">
        <w:rPr>
          <w:sz w:val="18"/>
          <w:szCs w:val="18"/>
        </w:rPr>
        <w:t xml:space="preserve"> there is a lot of fluctuation in the </w:t>
      </w:r>
      <w:r w:rsidR="00AC2AB1" w:rsidRPr="00E4673E">
        <w:rPr>
          <w:sz w:val="18"/>
          <w:szCs w:val="18"/>
        </w:rPr>
        <w:t xml:space="preserve">gyroscope readings for all </w:t>
      </w:r>
      <w:r w:rsidR="00F851D7" w:rsidRPr="00E4673E">
        <w:rPr>
          <w:sz w:val="18"/>
          <w:szCs w:val="18"/>
        </w:rPr>
        <w:t>axes</w:t>
      </w:r>
      <w:r w:rsidR="00AC2AB1" w:rsidRPr="00E4673E">
        <w:rPr>
          <w:sz w:val="18"/>
          <w:szCs w:val="18"/>
        </w:rPr>
        <w:t xml:space="preserve">. </w:t>
      </w:r>
      <w:r w:rsidR="00F851D7" w:rsidRPr="00E4673E">
        <w:rPr>
          <w:sz w:val="18"/>
          <w:szCs w:val="18"/>
        </w:rPr>
        <w:t xml:space="preserve">Surprisingly, </w:t>
      </w:r>
      <w:r w:rsidR="00E80267" w:rsidRPr="00E4673E">
        <w:rPr>
          <w:sz w:val="18"/>
          <w:szCs w:val="18"/>
        </w:rPr>
        <w:t>the average speed for safe trips is greater than that for dangerous trips.</w:t>
      </w:r>
    </w:p>
    <w:p w14:paraId="61B5EAFF" w14:textId="49340ECB" w:rsidR="00ED2E6C" w:rsidRPr="00E4673E" w:rsidRDefault="0031479C" w:rsidP="00095ACB">
      <w:pPr>
        <w:pStyle w:val="ListParagraph"/>
        <w:widowControl w:val="0"/>
        <w:spacing w:after="0" w:line="240" w:lineRule="auto"/>
        <w:ind w:left="0"/>
        <w:rPr>
          <w:sz w:val="18"/>
          <w:szCs w:val="18"/>
        </w:rPr>
      </w:pPr>
      <w:r w:rsidRPr="00E4673E">
        <w:rPr>
          <w:sz w:val="18"/>
          <w:szCs w:val="18"/>
        </w:rPr>
        <w:t xml:space="preserve"> </w:t>
      </w:r>
    </w:p>
    <w:p w14:paraId="1BB95157" w14:textId="5697D26F" w:rsidR="00ED2E6C" w:rsidRPr="00E4673E" w:rsidRDefault="00ED2E6C" w:rsidP="00095ACB">
      <w:pPr>
        <w:pStyle w:val="ListParagraph"/>
        <w:spacing w:after="0"/>
        <w:ind w:left="0"/>
        <w:rPr>
          <w:sz w:val="18"/>
          <w:szCs w:val="18"/>
        </w:rPr>
      </w:pPr>
      <w:r w:rsidRPr="00E4673E">
        <w:rPr>
          <w:b/>
          <w:sz w:val="18"/>
          <w:szCs w:val="18"/>
        </w:rPr>
        <w:t xml:space="preserve">Recommendation: </w:t>
      </w:r>
      <w:r w:rsidR="002F780E" w:rsidRPr="00E4673E">
        <w:rPr>
          <w:sz w:val="18"/>
          <w:szCs w:val="18"/>
        </w:rPr>
        <w:t xml:space="preserve">The taxi company managers could use these values as the boundary for each feature </w:t>
      </w:r>
      <w:proofErr w:type="gramStart"/>
      <w:r w:rsidR="002F780E" w:rsidRPr="00E4673E">
        <w:rPr>
          <w:sz w:val="18"/>
          <w:szCs w:val="18"/>
        </w:rPr>
        <w:t>in order to</w:t>
      </w:r>
      <w:proofErr w:type="gramEnd"/>
      <w:r w:rsidR="002F780E" w:rsidRPr="00E4673E">
        <w:rPr>
          <w:sz w:val="18"/>
          <w:szCs w:val="18"/>
        </w:rPr>
        <w:t xml:space="preserve"> consider a taxi trip either safe or dangerous.</w:t>
      </w:r>
    </w:p>
    <w:p w14:paraId="0B2F50A0" w14:textId="77777777" w:rsidR="00CC227B" w:rsidRPr="00E4673E" w:rsidRDefault="00CC227B" w:rsidP="00CC227B">
      <w:pPr>
        <w:pStyle w:val="ListParagraph"/>
        <w:spacing w:after="0"/>
        <w:rPr>
          <w:sz w:val="20"/>
          <w:szCs w:val="20"/>
        </w:rPr>
      </w:pPr>
    </w:p>
    <w:p w14:paraId="79774CDF" w14:textId="503CAD53" w:rsidR="00ED2E6C" w:rsidRDefault="00ED2E6C" w:rsidP="00A14CC9">
      <w:pPr>
        <w:pStyle w:val="Heading3"/>
        <w:numPr>
          <w:ilvl w:val="2"/>
          <w:numId w:val="14"/>
        </w:numPr>
        <w:spacing w:after="160"/>
        <w:rPr>
          <w:b/>
        </w:rPr>
      </w:pPr>
      <w:bookmarkStart w:id="23" w:name="_Toc90061513"/>
      <w:r w:rsidRPr="00E4673E">
        <w:rPr>
          <w:b/>
        </w:rPr>
        <w:t>Query 3</w:t>
      </w:r>
      <w:bookmarkEnd w:id="23"/>
    </w:p>
    <w:p w14:paraId="12D33703"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SELECT subquery1.bookingID, [The biggest difference in time (s)], [</w:t>
      </w:r>
      <w:proofErr w:type="spellStart"/>
      <w:r w:rsidRPr="00D57761">
        <w:rPr>
          <w:rFonts w:ascii="Arial" w:hAnsi="Arial" w:cs="Arial"/>
          <w:i/>
          <w:iCs/>
          <w:sz w:val="16"/>
          <w:szCs w:val="16"/>
        </w:rPr>
        <w:t>Avg</w:t>
      </w:r>
      <w:proofErr w:type="spellEnd"/>
      <w:r w:rsidRPr="00D57761">
        <w:rPr>
          <w:rFonts w:ascii="Arial" w:hAnsi="Arial" w:cs="Arial"/>
          <w:i/>
          <w:iCs/>
          <w:sz w:val="16"/>
          <w:szCs w:val="16"/>
        </w:rPr>
        <w:t xml:space="preserve"> no of seconds taken for the sensor to record] FROM</w:t>
      </w:r>
    </w:p>
    <w:p w14:paraId="4BF231E6"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 xml:space="preserve">(SELECT </w:t>
      </w:r>
      <w:proofErr w:type="spellStart"/>
      <w:r w:rsidRPr="00D57761">
        <w:rPr>
          <w:rFonts w:ascii="Arial" w:hAnsi="Arial" w:cs="Arial"/>
          <w:i/>
          <w:iCs/>
          <w:sz w:val="16"/>
          <w:szCs w:val="16"/>
        </w:rPr>
        <w:t>difft.bookingID</w:t>
      </w:r>
      <w:proofErr w:type="spellEnd"/>
      <w:r w:rsidRPr="00D57761">
        <w:rPr>
          <w:rFonts w:ascii="Arial" w:hAnsi="Arial" w:cs="Arial"/>
          <w:i/>
          <w:iCs/>
          <w:sz w:val="16"/>
          <w:szCs w:val="16"/>
        </w:rPr>
        <w:t>, max(</w:t>
      </w:r>
      <w:proofErr w:type="spellStart"/>
      <w:r w:rsidRPr="00D57761">
        <w:rPr>
          <w:rFonts w:ascii="Arial" w:hAnsi="Arial" w:cs="Arial"/>
          <w:i/>
          <w:iCs/>
          <w:sz w:val="16"/>
          <w:szCs w:val="16"/>
        </w:rPr>
        <w:t>difft.diff</w:t>
      </w:r>
      <w:proofErr w:type="spellEnd"/>
      <w:r w:rsidRPr="00D57761">
        <w:rPr>
          <w:rFonts w:ascii="Arial" w:hAnsi="Arial" w:cs="Arial"/>
          <w:i/>
          <w:iCs/>
          <w:sz w:val="16"/>
          <w:szCs w:val="16"/>
        </w:rPr>
        <w:t>) AS 'The biggest difference in time (s)' FROM</w:t>
      </w:r>
    </w:p>
    <w:p w14:paraId="25712D28"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 xml:space="preserve">(SELECT </w:t>
      </w:r>
      <w:proofErr w:type="spellStart"/>
      <w:r w:rsidRPr="00D57761">
        <w:rPr>
          <w:rFonts w:ascii="Arial" w:hAnsi="Arial" w:cs="Arial"/>
          <w:i/>
          <w:iCs/>
          <w:sz w:val="16"/>
          <w:szCs w:val="16"/>
        </w:rPr>
        <w:t>bookingID</w:t>
      </w:r>
      <w:proofErr w:type="spellEnd"/>
      <w:r w:rsidRPr="00D57761">
        <w:rPr>
          <w:rFonts w:ascii="Arial" w:hAnsi="Arial" w:cs="Arial"/>
          <w:i/>
          <w:iCs/>
          <w:sz w:val="16"/>
          <w:szCs w:val="16"/>
        </w:rPr>
        <w:t xml:space="preserve">, second, second - lag(second, 1) OVER (PARTITION BY </w:t>
      </w:r>
      <w:proofErr w:type="spellStart"/>
      <w:r w:rsidRPr="00D57761">
        <w:rPr>
          <w:rFonts w:ascii="Arial" w:hAnsi="Arial" w:cs="Arial"/>
          <w:i/>
          <w:iCs/>
          <w:sz w:val="16"/>
          <w:szCs w:val="16"/>
        </w:rPr>
        <w:t>bookingid</w:t>
      </w:r>
      <w:proofErr w:type="spellEnd"/>
      <w:r w:rsidRPr="00D57761">
        <w:rPr>
          <w:rFonts w:ascii="Arial" w:hAnsi="Arial" w:cs="Arial"/>
          <w:i/>
          <w:iCs/>
          <w:sz w:val="16"/>
          <w:szCs w:val="16"/>
        </w:rPr>
        <w:t xml:space="preserve"> ORDER BY second) AS diff FROM features) </w:t>
      </w:r>
      <w:proofErr w:type="spellStart"/>
      <w:r w:rsidRPr="00D57761">
        <w:rPr>
          <w:rFonts w:ascii="Arial" w:hAnsi="Arial" w:cs="Arial"/>
          <w:i/>
          <w:iCs/>
          <w:sz w:val="16"/>
          <w:szCs w:val="16"/>
        </w:rPr>
        <w:t>difft</w:t>
      </w:r>
      <w:proofErr w:type="spellEnd"/>
      <w:r w:rsidRPr="00D57761">
        <w:rPr>
          <w:rFonts w:ascii="Arial" w:hAnsi="Arial" w:cs="Arial"/>
          <w:i/>
          <w:iCs/>
          <w:sz w:val="16"/>
          <w:szCs w:val="16"/>
        </w:rPr>
        <w:t xml:space="preserve"> </w:t>
      </w:r>
    </w:p>
    <w:p w14:paraId="01DE20E4"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 xml:space="preserve">GROUP BY </w:t>
      </w:r>
      <w:proofErr w:type="spellStart"/>
      <w:r w:rsidRPr="00D57761">
        <w:rPr>
          <w:rFonts w:ascii="Arial" w:hAnsi="Arial" w:cs="Arial"/>
          <w:i/>
          <w:iCs/>
          <w:sz w:val="16"/>
          <w:szCs w:val="16"/>
        </w:rPr>
        <w:t>difft.bookingID</w:t>
      </w:r>
      <w:proofErr w:type="spellEnd"/>
      <w:r w:rsidRPr="00D57761">
        <w:rPr>
          <w:rFonts w:ascii="Arial" w:hAnsi="Arial" w:cs="Arial"/>
          <w:i/>
          <w:iCs/>
          <w:sz w:val="16"/>
          <w:szCs w:val="16"/>
        </w:rPr>
        <w:t>) AS subquery1,</w:t>
      </w:r>
    </w:p>
    <w:p w14:paraId="41A077A3"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p>
    <w:p w14:paraId="441A7385"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 xml:space="preserve">(SELECT </w:t>
      </w:r>
      <w:proofErr w:type="spellStart"/>
      <w:r w:rsidRPr="00D57761">
        <w:rPr>
          <w:rFonts w:ascii="Arial" w:hAnsi="Arial" w:cs="Arial"/>
          <w:i/>
          <w:iCs/>
          <w:sz w:val="16"/>
          <w:szCs w:val="16"/>
        </w:rPr>
        <w:t>difft.bookingID</w:t>
      </w:r>
      <w:proofErr w:type="spellEnd"/>
      <w:r w:rsidRPr="00D57761">
        <w:rPr>
          <w:rFonts w:ascii="Arial" w:hAnsi="Arial" w:cs="Arial"/>
          <w:i/>
          <w:iCs/>
          <w:sz w:val="16"/>
          <w:szCs w:val="16"/>
        </w:rPr>
        <w:t>, ROUND(AVG(</w:t>
      </w:r>
      <w:proofErr w:type="spellStart"/>
      <w:r w:rsidRPr="00D57761">
        <w:rPr>
          <w:rFonts w:ascii="Arial" w:hAnsi="Arial" w:cs="Arial"/>
          <w:i/>
          <w:iCs/>
          <w:sz w:val="16"/>
          <w:szCs w:val="16"/>
        </w:rPr>
        <w:t>difft.diff</w:t>
      </w:r>
      <w:proofErr w:type="spellEnd"/>
      <w:r w:rsidRPr="00D57761">
        <w:rPr>
          <w:rFonts w:ascii="Arial" w:hAnsi="Arial" w:cs="Arial"/>
          <w:i/>
          <w:iCs/>
          <w:sz w:val="16"/>
          <w:szCs w:val="16"/>
        </w:rPr>
        <w:t xml:space="preserve">) OVER(PARTITION BY </w:t>
      </w:r>
      <w:proofErr w:type="spellStart"/>
      <w:r w:rsidRPr="00D57761">
        <w:rPr>
          <w:rFonts w:ascii="Arial" w:hAnsi="Arial" w:cs="Arial"/>
          <w:i/>
          <w:iCs/>
          <w:sz w:val="16"/>
          <w:szCs w:val="16"/>
        </w:rPr>
        <w:t>difft.bookingID</w:t>
      </w:r>
      <w:proofErr w:type="spellEnd"/>
      <w:r w:rsidRPr="00D57761">
        <w:rPr>
          <w:rFonts w:ascii="Arial" w:hAnsi="Arial" w:cs="Arial"/>
          <w:i/>
          <w:iCs/>
          <w:sz w:val="16"/>
          <w:szCs w:val="16"/>
        </w:rPr>
        <w:t>),2) AS '</w:t>
      </w:r>
      <w:proofErr w:type="spellStart"/>
      <w:r w:rsidRPr="00D57761">
        <w:rPr>
          <w:rFonts w:ascii="Arial" w:hAnsi="Arial" w:cs="Arial"/>
          <w:i/>
          <w:iCs/>
          <w:sz w:val="16"/>
          <w:szCs w:val="16"/>
        </w:rPr>
        <w:t>Avg</w:t>
      </w:r>
      <w:proofErr w:type="spellEnd"/>
      <w:r w:rsidRPr="00D57761">
        <w:rPr>
          <w:rFonts w:ascii="Arial" w:hAnsi="Arial" w:cs="Arial"/>
          <w:i/>
          <w:iCs/>
          <w:sz w:val="16"/>
          <w:szCs w:val="16"/>
        </w:rPr>
        <w:t xml:space="preserve"> no of seconds taken for the sensor to record' FROM</w:t>
      </w:r>
    </w:p>
    <w:p w14:paraId="45CE94DA"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 xml:space="preserve">(SELECT </w:t>
      </w:r>
      <w:proofErr w:type="spellStart"/>
      <w:r w:rsidRPr="00D57761">
        <w:rPr>
          <w:rFonts w:ascii="Arial" w:hAnsi="Arial" w:cs="Arial"/>
          <w:i/>
          <w:iCs/>
          <w:sz w:val="16"/>
          <w:szCs w:val="16"/>
        </w:rPr>
        <w:t>bookingID</w:t>
      </w:r>
      <w:proofErr w:type="spellEnd"/>
      <w:r w:rsidRPr="00D57761">
        <w:rPr>
          <w:rFonts w:ascii="Arial" w:hAnsi="Arial" w:cs="Arial"/>
          <w:i/>
          <w:iCs/>
          <w:sz w:val="16"/>
          <w:szCs w:val="16"/>
        </w:rPr>
        <w:t xml:space="preserve">, second, second - lag(second, 1) OVER (PARTITION BY </w:t>
      </w:r>
      <w:proofErr w:type="spellStart"/>
      <w:r w:rsidRPr="00D57761">
        <w:rPr>
          <w:rFonts w:ascii="Arial" w:hAnsi="Arial" w:cs="Arial"/>
          <w:i/>
          <w:iCs/>
          <w:sz w:val="16"/>
          <w:szCs w:val="16"/>
        </w:rPr>
        <w:t>bookingid</w:t>
      </w:r>
      <w:proofErr w:type="spellEnd"/>
      <w:r w:rsidRPr="00D57761">
        <w:rPr>
          <w:rFonts w:ascii="Arial" w:hAnsi="Arial" w:cs="Arial"/>
          <w:i/>
          <w:iCs/>
          <w:sz w:val="16"/>
          <w:szCs w:val="16"/>
        </w:rPr>
        <w:t xml:space="preserve"> ORDER BY second) AS diff FROM features) </w:t>
      </w:r>
      <w:proofErr w:type="spellStart"/>
      <w:r w:rsidRPr="00D57761">
        <w:rPr>
          <w:rFonts w:ascii="Arial" w:hAnsi="Arial" w:cs="Arial"/>
          <w:i/>
          <w:iCs/>
          <w:sz w:val="16"/>
          <w:szCs w:val="16"/>
        </w:rPr>
        <w:t>difft</w:t>
      </w:r>
      <w:proofErr w:type="spellEnd"/>
      <w:r w:rsidRPr="00D57761">
        <w:rPr>
          <w:rFonts w:ascii="Arial" w:hAnsi="Arial" w:cs="Arial"/>
          <w:i/>
          <w:iCs/>
          <w:sz w:val="16"/>
          <w:szCs w:val="16"/>
        </w:rPr>
        <w:t>) AS subquery2</w:t>
      </w:r>
    </w:p>
    <w:p w14:paraId="21313960"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WHERE subquery1.bookingID=subquery2.bookingID</w:t>
      </w:r>
    </w:p>
    <w:p w14:paraId="7872EAF8" w14:textId="77777777" w:rsidR="00D57761" w:rsidRPr="00D57761" w:rsidRDefault="00D57761" w:rsidP="00D57761">
      <w:pPr>
        <w:pStyle w:val="ListParagraph"/>
        <w:autoSpaceDE w:val="0"/>
        <w:autoSpaceDN w:val="0"/>
        <w:adjustRightInd w:val="0"/>
        <w:spacing w:after="0" w:line="240" w:lineRule="auto"/>
        <w:ind w:left="0"/>
        <w:rPr>
          <w:rFonts w:ascii="Arial" w:hAnsi="Arial" w:cs="Arial"/>
          <w:i/>
          <w:iCs/>
          <w:sz w:val="16"/>
          <w:szCs w:val="16"/>
        </w:rPr>
      </w:pPr>
      <w:r w:rsidRPr="00D57761">
        <w:rPr>
          <w:rFonts w:ascii="Arial" w:hAnsi="Arial" w:cs="Arial"/>
          <w:i/>
          <w:iCs/>
          <w:sz w:val="16"/>
          <w:szCs w:val="16"/>
        </w:rPr>
        <w:t>GROUP BY subquery1.bookingID, subquery1.[The biggest difference in time (s)], subquery2.[</w:t>
      </w:r>
      <w:proofErr w:type="spellStart"/>
      <w:r w:rsidRPr="00D57761">
        <w:rPr>
          <w:rFonts w:ascii="Arial" w:hAnsi="Arial" w:cs="Arial"/>
          <w:i/>
          <w:iCs/>
          <w:sz w:val="16"/>
          <w:szCs w:val="16"/>
        </w:rPr>
        <w:t>Avg</w:t>
      </w:r>
      <w:proofErr w:type="spellEnd"/>
      <w:r w:rsidRPr="00D57761">
        <w:rPr>
          <w:rFonts w:ascii="Arial" w:hAnsi="Arial" w:cs="Arial"/>
          <w:i/>
          <w:iCs/>
          <w:sz w:val="16"/>
          <w:szCs w:val="16"/>
        </w:rPr>
        <w:t xml:space="preserve"> no of seconds taken for the sensor to record]</w:t>
      </w:r>
    </w:p>
    <w:p w14:paraId="3E2F654F" w14:textId="6BAD16CA" w:rsidR="001D371E" w:rsidRDefault="00D57761" w:rsidP="00D57761">
      <w:pPr>
        <w:pStyle w:val="ListParagraph"/>
        <w:ind w:left="0"/>
        <w:rPr>
          <w:rFonts w:ascii="Arial" w:hAnsi="Arial" w:cs="Arial"/>
          <w:i/>
          <w:iCs/>
          <w:sz w:val="16"/>
          <w:szCs w:val="16"/>
        </w:rPr>
      </w:pPr>
      <w:r w:rsidRPr="00D57761">
        <w:rPr>
          <w:rFonts w:ascii="Arial" w:hAnsi="Arial" w:cs="Arial"/>
          <w:i/>
          <w:iCs/>
          <w:sz w:val="16"/>
          <w:szCs w:val="16"/>
        </w:rPr>
        <w:t>ORDER BY 2 DESC</w:t>
      </w:r>
    </w:p>
    <w:p w14:paraId="64E7693D" w14:textId="7F00F52E" w:rsidR="00D57761" w:rsidRPr="00D57761" w:rsidRDefault="00D57761" w:rsidP="00D57761">
      <w:pPr>
        <w:pStyle w:val="ListParagraph"/>
        <w:ind w:left="0"/>
        <w:rPr>
          <w:rFonts w:ascii="Arial" w:hAnsi="Arial" w:cs="Arial"/>
          <w:i/>
          <w:iCs/>
          <w:sz w:val="16"/>
          <w:szCs w:val="16"/>
        </w:rPr>
      </w:pPr>
    </w:p>
    <w:p w14:paraId="4BCFD1AD" w14:textId="62CAD7AD" w:rsidR="00A516F3" w:rsidRPr="00EB57BE" w:rsidRDefault="00C70B14" w:rsidP="00D57761">
      <w:pPr>
        <w:pStyle w:val="ListParagraph"/>
        <w:widowControl w:val="0"/>
        <w:spacing w:after="0" w:line="240" w:lineRule="auto"/>
        <w:ind w:left="0"/>
        <w:rPr>
          <w:sz w:val="18"/>
          <w:szCs w:val="18"/>
        </w:rPr>
      </w:pPr>
      <w:r w:rsidRPr="00EB57BE">
        <w:rPr>
          <w:rFonts w:ascii="Arial" w:hAnsi="Arial" w:cs="Arial"/>
          <w:i/>
          <w:noProof/>
          <w:sz w:val="18"/>
          <w:szCs w:val="18"/>
        </w:rPr>
        <w:drawing>
          <wp:anchor distT="0" distB="0" distL="114300" distR="114300" simplePos="0" relativeHeight="251658256" behindDoc="1" locked="0" layoutInCell="1" allowOverlap="1" wp14:anchorId="11036916" wp14:editId="2A3D6EC6">
            <wp:simplePos x="0" y="0"/>
            <wp:positionH relativeFrom="column">
              <wp:posOffset>3435350</wp:posOffset>
            </wp:positionH>
            <wp:positionV relativeFrom="paragraph">
              <wp:posOffset>91440</wp:posOffset>
            </wp:positionV>
            <wp:extent cx="2219960" cy="1480820"/>
            <wp:effectExtent l="19050" t="19050" r="27940" b="24130"/>
            <wp:wrapTight wrapText="bothSides">
              <wp:wrapPolygon edited="0">
                <wp:start x="-185" y="-278"/>
                <wp:lineTo x="-185" y="21674"/>
                <wp:lineTo x="21686" y="21674"/>
                <wp:lineTo x="21686" y="-278"/>
                <wp:lineTo x="-185" y="-278"/>
              </wp:wrapPolygon>
            </wp:wrapTight>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9960" cy="1480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D2E6C" w:rsidRPr="00EB57BE">
        <w:rPr>
          <w:b/>
          <w:sz w:val="18"/>
          <w:szCs w:val="18"/>
        </w:rPr>
        <w:t xml:space="preserve">Insights: </w:t>
      </w:r>
      <w:r w:rsidR="000A5AA0" w:rsidRPr="00EB57BE">
        <w:rPr>
          <w:sz w:val="18"/>
          <w:szCs w:val="18"/>
        </w:rPr>
        <w:t xml:space="preserve">The </w:t>
      </w:r>
      <w:r w:rsidR="00C8673F" w:rsidRPr="00EB57BE">
        <w:rPr>
          <w:sz w:val="18"/>
          <w:szCs w:val="18"/>
        </w:rPr>
        <w:t>second</w:t>
      </w:r>
      <w:r w:rsidR="000A5AA0" w:rsidRPr="00EB57BE">
        <w:rPr>
          <w:sz w:val="18"/>
          <w:szCs w:val="18"/>
        </w:rPr>
        <w:t xml:space="preserve"> column shows the greatest difference </w:t>
      </w:r>
      <w:r w:rsidR="00704866" w:rsidRPr="00EB57BE">
        <w:rPr>
          <w:sz w:val="18"/>
          <w:szCs w:val="18"/>
        </w:rPr>
        <w:t xml:space="preserve">between the </w:t>
      </w:r>
      <w:r w:rsidR="007121AC" w:rsidRPr="00EB57BE">
        <w:rPr>
          <w:sz w:val="18"/>
          <w:szCs w:val="18"/>
        </w:rPr>
        <w:t xml:space="preserve">2 consecutive records. </w:t>
      </w:r>
      <w:r w:rsidR="007C362C" w:rsidRPr="00EB57BE">
        <w:rPr>
          <w:sz w:val="18"/>
          <w:szCs w:val="18"/>
        </w:rPr>
        <w:t xml:space="preserve">The first 4 </w:t>
      </w:r>
      <w:proofErr w:type="spellStart"/>
      <w:r w:rsidR="007C362C" w:rsidRPr="00EB57BE">
        <w:rPr>
          <w:sz w:val="18"/>
          <w:szCs w:val="18"/>
        </w:rPr>
        <w:t>bookingIDs</w:t>
      </w:r>
      <w:proofErr w:type="spellEnd"/>
      <w:r w:rsidR="007C362C" w:rsidRPr="00EB57BE">
        <w:rPr>
          <w:sz w:val="18"/>
          <w:szCs w:val="18"/>
        </w:rPr>
        <w:t xml:space="preserve"> have a jump of more than 600000000 seconds </w:t>
      </w:r>
      <w:r w:rsidR="00A424BF" w:rsidRPr="00EB57BE">
        <w:rPr>
          <w:sz w:val="18"/>
          <w:szCs w:val="18"/>
        </w:rPr>
        <w:t xml:space="preserve">to the next record. This </w:t>
      </w:r>
      <w:r w:rsidR="00626D38" w:rsidRPr="00EB57BE">
        <w:rPr>
          <w:sz w:val="18"/>
          <w:szCs w:val="18"/>
        </w:rPr>
        <w:t xml:space="preserve">means that the sensor did not record down any records for </w:t>
      </w:r>
      <w:r w:rsidR="00F12992" w:rsidRPr="00EB57BE">
        <w:rPr>
          <w:sz w:val="18"/>
          <w:szCs w:val="18"/>
        </w:rPr>
        <w:t>more than 600000000 seconds</w:t>
      </w:r>
      <w:r w:rsidR="00434CD6" w:rsidRPr="00EB57BE">
        <w:rPr>
          <w:sz w:val="18"/>
          <w:szCs w:val="18"/>
        </w:rPr>
        <w:t xml:space="preserve"> (</w:t>
      </w:r>
      <w:r w:rsidR="00702FB3" w:rsidRPr="00EB57BE">
        <w:rPr>
          <w:sz w:val="18"/>
          <w:szCs w:val="18"/>
        </w:rPr>
        <w:t>6944 days)</w:t>
      </w:r>
      <w:r w:rsidR="00F12992" w:rsidRPr="00EB57BE">
        <w:rPr>
          <w:sz w:val="18"/>
          <w:szCs w:val="18"/>
        </w:rPr>
        <w:t xml:space="preserve"> and it leads to irregularity of the data. </w:t>
      </w:r>
      <w:r w:rsidR="00D15E0F" w:rsidRPr="00EB57BE">
        <w:rPr>
          <w:sz w:val="18"/>
          <w:szCs w:val="18"/>
        </w:rPr>
        <w:t xml:space="preserve">Looking at the rest of the records, we can see that </w:t>
      </w:r>
      <w:r w:rsidR="00D757F5" w:rsidRPr="00EB57BE">
        <w:rPr>
          <w:sz w:val="18"/>
          <w:szCs w:val="18"/>
        </w:rPr>
        <w:t>the</w:t>
      </w:r>
      <w:r w:rsidR="005D2386" w:rsidRPr="00EB57BE">
        <w:rPr>
          <w:sz w:val="18"/>
          <w:szCs w:val="18"/>
        </w:rPr>
        <w:t xml:space="preserve"> sensor </w:t>
      </w:r>
      <w:r w:rsidR="004D6DD9" w:rsidRPr="00EB57BE">
        <w:rPr>
          <w:sz w:val="18"/>
          <w:szCs w:val="18"/>
        </w:rPr>
        <w:t xml:space="preserve">has only </w:t>
      </w:r>
      <w:r w:rsidR="00A602CE" w:rsidRPr="00EB57BE">
        <w:rPr>
          <w:sz w:val="18"/>
          <w:szCs w:val="18"/>
        </w:rPr>
        <w:t xml:space="preserve">recorded down </w:t>
      </w:r>
      <w:r w:rsidR="005C2B4A" w:rsidRPr="00EB57BE">
        <w:rPr>
          <w:sz w:val="18"/>
          <w:szCs w:val="18"/>
        </w:rPr>
        <w:t>the next</w:t>
      </w:r>
      <w:r w:rsidR="00A602CE" w:rsidRPr="00EB57BE">
        <w:rPr>
          <w:sz w:val="18"/>
          <w:szCs w:val="18"/>
        </w:rPr>
        <w:t xml:space="preserve"> record </w:t>
      </w:r>
      <w:r w:rsidR="005C2B4A" w:rsidRPr="00EB57BE">
        <w:rPr>
          <w:sz w:val="18"/>
          <w:szCs w:val="18"/>
        </w:rPr>
        <w:t xml:space="preserve">after the corresponding number of seconds in the column. </w:t>
      </w:r>
      <w:r w:rsidR="0005530D" w:rsidRPr="00EB57BE">
        <w:rPr>
          <w:sz w:val="18"/>
          <w:szCs w:val="18"/>
        </w:rPr>
        <w:t xml:space="preserve">The data that is not recorded </w:t>
      </w:r>
      <w:r w:rsidR="00DB0179" w:rsidRPr="00EB57BE">
        <w:rPr>
          <w:sz w:val="18"/>
          <w:szCs w:val="18"/>
        </w:rPr>
        <w:t xml:space="preserve">by the sensor may be crucial for </w:t>
      </w:r>
      <w:r w:rsidR="00EF120F" w:rsidRPr="00EB57BE">
        <w:rPr>
          <w:sz w:val="18"/>
          <w:szCs w:val="18"/>
        </w:rPr>
        <w:t>identifying the type of trip.</w:t>
      </w:r>
      <w:r w:rsidRPr="00EB57BE">
        <w:rPr>
          <w:sz w:val="18"/>
          <w:szCs w:val="18"/>
        </w:rPr>
        <w:t xml:space="preserve"> </w:t>
      </w:r>
      <w:r w:rsidR="003F3F33" w:rsidRPr="00EB57BE">
        <w:rPr>
          <w:sz w:val="18"/>
          <w:szCs w:val="18"/>
        </w:rPr>
        <w:t xml:space="preserve">The </w:t>
      </w:r>
      <w:r w:rsidR="007060CB" w:rsidRPr="00EB57BE">
        <w:rPr>
          <w:sz w:val="18"/>
          <w:szCs w:val="18"/>
        </w:rPr>
        <w:t xml:space="preserve">sensor should be recording the data at a fixed or regular </w:t>
      </w:r>
      <w:r w:rsidR="00A96DAF" w:rsidRPr="00EB57BE">
        <w:rPr>
          <w:sz w:val="18"/>
          <w:szCs w:val="18"/>
        </w:rPr>
        <w:t>pace</w:t>
      </w:r>
      <w:r w:rsidR="00C81127" w:rsidRPr="00EB57BE">
        <w:rPr>
          <w:sz w:val="18"/>
          <w:szCs w:val="18"/>
        </w:rPr>
        <w:t>.</w:t>
      </w:r>
      <w:r w:rsidRPr="00EB57BE">
        <w:rPr>
          <w:sz w:val="18"/>
          <w:szCs w:val="18"/>
        </w:rPr>
        <w:t xml:space="preserve"> </w:t>
      </w:r>
      <w:r w:rsidR="00A516F3" w:rsidRPr="00EB57BE">
        <w:rPr>
          <w:sz w:val="18"/>
          <w:szCs w:val="18"/>
        </w:rPr>
        <w:t>The second column shows the average number of seconds it took for the sensor to record down</w:t>
      </w:r>
      <w:r w:rsidR="007258C2" w:rsidRPr="00EB57BE">
        <w:rPr>
          <w:sz w:val="18"/>
          <w:szCs w:val="18"/>
        </w:rPr>
        <w:t>.</w:t>
      </w:r>
      <w:r w:rsidR="00A516F3" w:rsidRPr="00EB57BE">
        <w:rPr>
          <w:sz w:val="18"/>
          <w:szCs w:val="18"/>
        </w:rPr>
        <w:t xml:space="preserve"> </w:t>
      </w:r>
      <w:r w:rsidR="00493BB4" w:rsidRPr="00EB57BE">
        <w:rPr>
          <w:sz w:val="18"/>
          <w:szCs w:val="18"/>
        </w:rPr>
        <w:t xml:space="preserve">The first </w:t>
      </w:r>
      <w:r w:rsidR="00D84E0E" w:rsidRPr="00EB57BE">
        <w:rPr>
          <w:sz w:val="18"/>
          <w:szCs w:val="18"/>
        </w:rPr>
        <w:t xml:space="preserve">4 </w:t>
      </w:r>
      <w:proofErr w:type="spellStart"/>
      <w:r w:rsidR="00D84E0E" w:rsidRPr="00EB57BE">
        <w:rPr>
          <w:sz w:val="18"/>
          <w:szCs w:val="18"/>
        </w:rPr>
        <w:t>bookingIDs</w:t>
      </w:r>
      <w:proofErr w:type="spellEnd"/>
      <w:r w:rsidR="00D84E0E" w:rsidRPr="00EB57BE">
        <w:rPr>
          <w:sz w:val="18"/>
          <w:szCs w:val="18"/>
        </w:rPr>
        <w:t xml:space="preserve"> have a big value </w:t>
      </w:r>
      <w:r w:rsidR="00D860CE" w:rsidRPr="00EB57BE">
        <w:rPr>
          <w:sz w:val="18"/>
          <w:szCs w:val="18"/>
        </w:rPr>
        <w:t xml:space="preserve">due to the </w:t>
      </w:r>
      <w:r w:rsidR="005D5013" w:rsidRPr="00EB57BE">
        <w:rPr>
          <w:sz w:val="18"/>
          <w:szCs w:val="18"/>
        </w:rPr>
        <w:t xml:space="preserve">600000000 seconds </w:t>
      </w:r>
      <w:r w:rsidR="002C2EE1" w:rsidRPr="00EB57BE">
        <w:rPr>
          <w:sz w:val="18"/>
          <w:szCs w:val="18"/>
        </w:rPr>
        <w:t xml:space="preserve">in the data. </w:t>
      </w:r>
      <w:r w:rsidR="00A87284" w:rsidRPr="00EB57BE">
        <w:rPr>
          <w:sz w:val="18"/>
          <w:szCs w:val="18"/>
        </w:rPr>
        <w:t xml:space="preserve">We can see that </w:t>
      </w:r>
      <w:r w:rsidR="0024216F" w:rsidRPr="00EB57BE">
        <w:rPr>
          <w:sz w:val="18"/>
          <w:szCs w:val="18"/>
        </w:rPr>
        <w:t>for the 5</w:t>
      </w:r>
      <w:r w:rsidR="0024216F" w:rsidRPr="00EB57BE">
        <w:rPr>
          <w:sz w:val="18"/>
          <w:szCs w:val="18"/>
          <w:vertAlign w:val="superscript"/>
        </w:rPr>
        <w:t>th</w:t>
      </w:r>
      <w:r w:rsidR="0024216F" w:rsidRPr="00EB57BE">
        <w:rPr>
          <w:sz w:val="18"/>
          <w:szCs w:val="18"/>
        </w:rPr>
        <w:t xml:space="preserve"> row, the sensor has an average of 128 seconds </w:t>
      </w:r>
      <w:r w:rsidR="007B75CC" w:rsidRPr="00EB57BE">
        <w:rPr>
          <w:sz w:val="18"/>
          <w:szCs w:val="18"/>
        </w:rPr>
        <w:t>to take down a record. This</w:t>
      </w:r>
      <w:r w:rsidR="004B0EA9" w:rsidRPr="00EB57BE">
        <w:rPr>
          <w:sz w:val="18"/>
          <w:szCs w:val="18"/>
        </w:rPr>
        <w:t xml:space="preserve"> means that for every 128 seconds, the </w:t>
      </w:r>
      <w:r w:rsidR="00EC04E1" w:rsidRPr="00EB57BE">
        <w:rPr>
          <w:sz w:val="18"/>
          <w:szCs w:val="18"/>
        </w:rPr>
        <w:t xml:space="preserve">sensor takes down a record. This number is too big as the sensor may have not recorded important points of the trip causing an inaccurate </w:t>
      </w:r>
      <w:r w:rsidR="0021527B" w:rsidRPr="00EB57BE">
        <w:rPr>
          <w:sz w:val="18"/>
          <w:szCs w:val="18"/>
        </w:rPr>
        <w:t xml:space="preserve">result for the type of trip. </w:t>
      </w:r>
    </w:p>
    <w:p w14:paraId="680D8FF4" w14:textId="77777777" w:rsidR="00C70B14" w:rsidRPr="00EB57BE" w:rsidRDefault="00C70B14" w:rsidP="00D57761">
      <w:pPr>
        <w:pStyle w:val="ListParagraph"/>
        <w:widowControl w:val="0"/>
        <w:spacing w:after="0" w:line="240" w:lineRule="auto"/>
        <w:ind w:left="0"/>
        <w:rPr>
          <w:sz w:val="18"/>
          <w:szCs w:val="18"/>
        </w:rPr>
      </w:pPr>
    </w:p>
    <w:p w14:paraId="2C1FBD7B" w14:textId="55352DC7" w:rsidR="00ED2E6C" w:rsidRPr="00C70B14" w:rsidRDefault="00ED2E6C" w:rsidP="00C70B14">
      <w:pPr>
        <w:pStyle w:val="ListParagraph"/>
        <w:spacing w:after="0"/>
        <w:ind w:left="0"/>
        <w:rPr>
          <w:sz w:val="18"/>
          <w:szCs w:val="18"/>
        </w:rPr>
      </w:pPr>
      <w:r w:rsidRPr="00EB57BE">
        <w:rPr>
          <w:b/>
          <w:sz w:val="18"/>
          <w:szCs w:val="18"/>
        </w:rPr>
        <w:t xml:space="preserve">Recommendation: </w:t>
      </w:r>
      <w:r w:rsidR="00DF78C4" w:rsidRPr="00EB57BE">
        <w:rPr>
          <w:sz w:val="18"/>
          <w:szCs w:val="18"/>
        </w:rPr>
        <w:t xml:space="preserve">The taxi company should get a better sensor so that the sensor can </w:t>
      </w:r>
      <w:r w:rsidR="00F43FF3" w:rsidRPr="00EB57BE">
        <w:rPr>
          <w:sz w:val="18"/>
          <w:szCs w:val="18"/>
        </w:rPr>
        <w:t xml:space="preserve">record down more records to get a better </w:t>
      </w:r>
      <w:r w:rsidR="00BB60AB" w:rsidRPr="00EB57BE">
        <w:rPr>
          <w:sz w:val="18"/>
          <w:szCs w:val="18"/>
        </w:rPr>
        <w:t xml:space="preserve">understanding of the </w:t>
      </w:r>
      <w:r w:rsidR="001068DC" w:rsidRPr="00EB57BE">
        <w:rPr>
          <w:sz w:val="18"/>
          <w:szCs w:val="18"/>
        </w:rPr>
        <w:t xml:space="preserve">trips and lead to </w:t>
      </w:r>
      <w:r w:rsidR="002B3361" w:rsidRPr="00EB57BE">
        <w:rPr>
          <w:sz w:val="18"/>
          <w:szCs w:val="18"/>
        </w:rPr>
        <w:t xml:space="preserve">better accuracy to the result of the </w:t>
      </w:r>
      <w:proofErr w:type="spellStart"/>
      <w:r w:rsidR="002B3361" w:rsidRPr="00EB57BE">
        <w:rPr>
          <w:sz w:val="18"/>
          <w:szCs w:val="18"/>
        </w:rPr>
        <w:t>bookingID</w:t>
      </w:r>
      <w:proofErr w:type="spellEnd"/>
      <w:r w:rsidR="002B3361" w:rsidRPr="00EB57BE">
        <w:rPr>
          <w:sz w:val="18"/>
          <w:szCs w:val="18"/>
        </w:rPr>
        <w:t>.</w:t>
      </w:r>
    </w:p>
    <w:p w14:paraId="1FA27904" w14:textId="561CCC36" w:rsidR="000B546D" w:rsidRPr="00E4673E" w:rsidRDefault="000B546D" w:rsidP="00A14CC9">
      <w:pPr>
        <w:pStyle w:val="Heading1"/>
        <w:numPr>
          <w:ilvl w:val="0"/>
          <w:numId w:val="14"/>
        </w:numPr>
        <w:rPr>
          <w:b/>
        </w:rPr>
      </w:pPr>
      <w:bookmarkStart w:id="24" w:name="_Toc89520259"/>
      <w:bookmarkStart w:id="25" w:name="_Toc90061514"/>
      <w:r w:rsidRPr="00E4673E">
        <w:rPr>
          <w:b/>
        </w:rPr>
        <w:lastRenderedPageBreak/>
        <w:t>ETL pipeline</w:t>
      </w:r>
      <w:bookmarkEnd w:id="24"/>
      <w:bookmarkEnd w:id="25"/>
    </w:p>
    <w:p w14:paraId="7FE230BE" w14:textId="635B3B0E" w:rsidR="003D0CDB" w:rsidRPr="000D3FE6" w:rsidRDefault="003D0CDB" w:rsidP="00A14CC9">
      <w:pPr>
        <w:pStyle w:val="Heading2"/>
        <w:numPr>
          <w:ilvl w:val="1"/>
          <w:numId w:val="14"/>
        </w:numPr>
        <w:rPr>
          <w:b/>
          <w:sz w:val="28"/>
          <w:szCs w:val="28"/>
        </w:rPr>
      </w:pPr>
      <w:bookmarkStart w:id="26" w:name="_Toc89520260"/>
      <w:bookmarkStart w:id="27" w:name="_Toc90061515"/>
      <w:r w:rsidRPr="000D3FE6">
        <w:rPr>
          <w:b/>
          <w:sz w:val="28"/>
          <w:szCs w:val="28"/>
        </w:rPr>
        <w:t>Extract:</w:t>
      </w:r>
      <w:bookmarkEnd w:id="26"/>
      <w:bookmarkEnd w:id="27"/>
    </w:p>
    <w:p w14:paraId="387EAFAF" w14:textId="50F0E4FF" w:rsidR="00E7093A" w:rsidRPr="00E4673E" w:rsidRDefault="00E7093A" w:rsidP="00A14CC9">
      <w:pPr>
        <w:pStyle w:val="Heading3"/>
        <w:numPr>
          <w:ilvl w:val="2"/>
          <w:numId w:val="14"/>
        </w:numPr>
        <w:rPr>
          <w:b/>
        </w:rPr>
      </w:pPr>
      <w:bookmarkStart w:id="28" w:name="_Toc90061516"/>
      <w:r w:rsidRPr="00E4673E">
        <w:rPr>
          <w:b/>
        </w:rPr>
        <w:t>Connect to SQL Server database system</w:t>
      </w:r>
      <w:bookmarkEnd w:id="28"/>
      <w:r w:rsidRPr="00E4673E">
        <w:rPr>
          <w:b/>
        </w:rPr>
        <w:t xml:space="preserve"> </w:t>
      </w:r>
    </w:p>
    <w:p w14:paraId="7D503AD2" w14:textId="7A36F370" w:rsidR="00E7093A" w:rsidRPr="00EB57BE" w:rsidRDefault="00E7093A" w:rsidP="00D651C1">
      <w:pPr>
        <w:pStyle w:val="ListParagraph"/>
        <w:numPr>
          <w:ilvl w:val="0"/>
          <w:numId w:val="4"/>
        </w:numPr>
        <w:rPr>
          <w:sz w:val="18"/>
          <w:szCs w:val="18"/>
        </w:rPr>
      </w:pPr>
      <w:r w:rsidRPr="00EB57BE">
        <w:rPr>
          <w:sz w:val="18"/>
          <w:szCs w:val="18"/>
        </w:rPr>
        <w:t>C</w:t>
      </w:r>
      <w:r w:rsidR="000C7A77" w:rsidRPr="00EB57BE">
        <w:rPr>
          <w:sz w:val="18"/>
          <w:szCs w:val="18"/>
        </w:rPr>
        <w:t xml:space="preserve">onnection was first established </w:t>
      </w:r>
      <w:r w:rsidR="00C13898" w:rsidRPr="00EB57BE">
        <w:rPr>
          <w:sz w:val="18"/>
          <w:szCs w:val="18"/>
        </w:rPr>
        <w:t>from</w:t>
      </w:r>
      <w:r w:rsidR="000C7A77" w:rsidRPr="00EB57BE">
        <w:rPr>
          <w:sz w:val="18"/>
          <w:szCs w:val="18"/>
        </w:rPr>
        <w:t xml:space="preserve"> the </w:t>
      </w:r>
      <w:proofErr w:type="spellStart"/>
      <w:r w:rsidR="00C13898" w:rsidRPr="00EB57BE">
        <w:rPr>
          <w:sz w:val="18"/>
          <w:szCs w:val="18"/>
        </w:rPr>
        <w:t>jupyter</w:t>
      </w:r>
      <w:proofErr w:type="spellEnd"/>
      <w:r w:rsidR="00C13898" w:rsidRPr="00EB57BE">
        <w:rPr>
          <w:sz w:val="18"/>
          <w:szCs w:val="18"/>
        </w:rPr>
        <w:t xml:space="preserve"> notebook to the SQL Server Database</w:t>
      </w:r>
      <w:r w:rsidR="000C7A77" w:rsidRPr="00EB57BE">
        <w:rPr>
          <w:sz w:val="18"/>
          <w:szCs w:val="18"/>
        </w:rPr>
        <w:t xml:space="preserve"> </w:t>
      </w:r>
      <w:r w:rsidR="00AF3F71" w:rsidRPr="00EB57BE">
        <w:rPr>
          <w:sz w:val="18"/>
          <w:szCs w:val="18"/>
        </w:rPr>
        <w:t xml:space="preserve">System. </w:t>
      </w:r>
    </w:p>
    <w:p w14:paraId="5F2ADF90" w14:textId="1E31F351" w:rsidR="00C5121F" w:rsidRPr="00EB57BE" w:rsidRDefault="00FB4EE0" w:rsidP="00D651C1">
      <w:pPr>
        <w:pStyle w:val="ListParagraph"/>
        <w:numPr>
          <w:ilvl w:val="0"/>
          <w:numId w:val="4"/>
        </w:numPr>
        <w:rPr>
          <w:sz w:val="18"/>
          <w:szCs w:val="18"/>
        </w:rPr>
      </w:pPr>
      <w:r w:rsidRPr="00EB57BE">
        <w:rPr>
          <w:sz w:val="18"/>
          <w:szCs w:val="18"/>
        </w:rPr>
        <w:t xml:space="preserve">The method used was </w:t>
      </w:r>
      <w:proofErr w:type="spellStart"/>
      <w:r w:rsidRPr="00EB57BE">
        <w:rPr>
          <w:sz w:val="18"/>
          <w:szCs w:val="18"/>
        </w:rPr>
        <w:t>create_engine</w:t>
      </w:r>
      <w:proofErr w:type="spellEnd"/>
      <w:r w:rsidRPr="00EB57BE">
        <w:rPr>
          <w:sz w:val="18"/>
          <w:szCs w:val="18"/>
        </w:rPr>
        <w:t xml:space="preserve"> which is defined under </w:t>
      </w:r>
      <w:proofErr w:type="spellStart"/>
      <w:r w:rsidRPr="00EB57BE">
        <w:rPr>
          <w:sz w:val="18"/>
          <w:szCs w:val="18"/>
        </w:rPr>
        <w:t>SQLAlchemy</w:t>
      </w:r>
      <w:proofErr w:type="spellEnd"/>
      <w:r w:rsidRPr="00EB57BE">
        <w:rPr>
          <w:sz w:val="18"/>
          <w:szCs w:val="18"/>
        </w:rPr>
        <w:t xml:space="preserve"> which takes arguments (connect string) to make connection </w:t>
      </w:r>
      <w:r w:rsidR="00AD1CE6" w:rsidRPr="00EB57BE">
        <w:rPr>
          <w:sz w:val="18"/>
          <w:szCs w:val="18"/>
        </w:rPr>
        <w:t>the Database</w:t>
      </w:r>
      <w:r w:rsidR="004762FF" w:rsidRPr="00EB57BE">
        <w:rPr>
          <w:sz w:val="18"/>
          <w:szCs w:val="18"/>
        </w:rPr>
        <w:t>.</w:t>
      </w:r>
    </w:p>
    <w:p w14:paraId="2C976C42" w14:textId="06CCF498" w:rsidR="00A102A8" w:rsidRPr="00E4673E" w:rsidRDefault="00F22D62" w:rsidP="00D651C1">
      <w:pPr>
        <w:pStyle w:val="Heading3"/>
        <w:numPr>
          <w:ilvl w:val="2"/>
          <w:numId w:val="2"/>
        </w:numPr>
        <w:rPr>
          <w:b/>
        </w:rPr>
      </w:pPr>
      <w:bookmarkStart w:id="29" w:name="_Toc90061517"/>
      <w:r w:rsidRPr="00E4673E">
        <w:rPr>
          <w:b/>
        </w:rPr>
        <w:t>Extract Data</w:t>
      </w:r>
      <w:r w:rsidR="004266AF" w:rsidRPr="00E4673E">
        <w:rPr>
          <w:b/>
        </w:rPr>
        <w:t xml:space="preserve"> from Database System</w:t>
      </w:r>
      <w:bookmarkEnd w:id="29"/>
    </w:p>
    <w:p w14:paraId="33683529" w14:textId="48EBC73B" w:rsidR="004266AF" w:rsidRPr="00013C8A" w:rsidRDefault="0075597A" w:rsidP="00D651C1">
      <w:pPr>
        <w:pStyle w:val="ListParagraph"/>
        <w:numPr>
          <w:ilvl w:val="0"/>
          <w:numId w:val="3"/>
        </w:numPr>
        <w:rPr>
          <w:sz w:val="20"/>
          <w:szCs w:val="20"/>
        </w:rPr>
      </w:pPr>
      <w:r w:rsidRPr="00013C8A">
        <w:rPr>
          <w:sz w:val="20"/>
          <w:szCs w:val="20"/>
        </w:rPr>
        <w:t xml:space="preserve">The </w:t>
      </w:r>
      <w:proofErr w:type="spellStart"/>
      <w:r w:rsidRPr="00013C8A">
        <w:rPr>
          <w:sz w:val="20"/>
          <w:szCs w:val="20"/>
        </w:rPr>
        <w:t>engine.connect</w:t>
      </w:r>
      <w:proofErr w:type="spellEnd"/>
      <w:r w:rsidRPr="00013C8A">
        <w:rPr>
          <w:sz w:val="20"/>
          <w:szCs w:val="20"/>
        </w:rPr>
        <w:t>() method was used to return the connection object.</w:t>
      </w:r>
    </w:p>
    <w:p w14:paraId="30C18856" w14:textId="0F26439B" w:rsidR="0075597A" w:rsidRPr="00C82C70" w:rsidRDefault="0075597A" w:rsidP="00D651C1">
      <w:pPr>
        <w:pStyle w:val="ListParagraph"/>
        <w:numPr>
          <w:ilvl w:val="0"/>
          <w:numId w:val="3"/>
        </w:numPr>
        <w:rPr>
          <w:sz w:val="20"/>
          <w:szCs w:val="20"/>
        </w:rPr>
      </w:pPr>
      <w:r w:rsidRPr="00013C8A">
        <w:rPr>
          <w:sz w:val="20"/>
          <w:szCs w:val="20"/>
        </w:rPr>
        <w:t xml:space="preserve">The </w:t>
      </w:r>
      <w:proofErr w:type="spellStart"/>
      <w:r w:rsidRPr="00013C8A">
        <w:rPr>
          <w:sz w:val="20"/>
          <w:szCs w:val="20"/>
        </w:rPr>
        <w:t>connection.execute</w:t>
      </w:r>
      <w:proofErr w:type="spellEnd"/>
      <w:r w:rsidRPr="00013C8A">
        <w:rPr>
          <w:sz w:val="20"/>
          <w:szCs w:val="20"/>
        </w:rPr>
        <w:t>() method was used to create a database cursor that enables transversal over the rows of a result dataset.</w:t>
      </w:r>
    </w:p>
    <w:p w14:paraId="5A1A4625" w14:textId="7F3F9E3C" w:rsidR="000567A3" w:rsidRPr="000D3FE6" w:rsidRDefault="003D0CDB" w:rsidP="00A14CC9">
      <w:pPr>
        <w:pStyle w:val="Heading2"/>
        <w:numPr>
          <w:ilvl w:val="1"/>
          <w:numId w:val="14"/>
        </w:numPr>
        <w:rPr>
          <w:b/>
          <w:sz w:val="28"/>
          <w:szCs w:val="28"/>
        </w:rPr>
      </w:pPr>
      <w:bookmarkStart w:id="30" w:name="_Toc90061518"/>
      <w:r w:rsidRPr="000D3FE6">
        <w:rPr>
          <w:b/>
          <w:sz w:val="28"/>
          <w:szCs w:val="28"/>
        </w:rPr>
        <w:t>Transform</w:t>
      </w:r>
      <w:r w:rsidR="007C2441" w:rsidRPr="000D3FE6">
        <w:rPr>
          <w:b/>
          <w:sz w:val="28"/>
          <w:szCs w:val="28"/>
        </w:rPr>
        <w:t xml:space="preserve"> (</w:t>
      </w:r>
      <w:r w:rsidR="000567A3" w:rsidRPr="000D3FE6">
        <w:rPr>
          <w:b/>
          <w:sz w:val="28"/>
          <w:szCs w:val="28"/>
        </w:rPr>
        <w:t xml:space="preserve">Data </w:t>
      </w:r>
      <w:r w:rsidR="008B797D" w:rsidRPr="000D3FE6">
        <w:rPr>
          <w:b/>
          <w:sz w:val="28"/>
          <w:szCs w:val="28"/>
        </w:rPr>
        <w:t>Pre-processing</w:t>
      </w:r>
      <w:r w:rsidR="007C2441" w:rsidRPr="000D3FE6">
        <w:rPr>
          <w:b/>
          <w:sz w:val="28"/>
          <w:szCs w:val="28"/>
        </w:rPr>
        <w:t>):</w:t>
      </w:r>
      <w:bookmarkEnd w:id="30"/>
    </w:p>
    <w:p w14:paraId="47E3950C" w14:textId="6EA9ACD7" w:rsidR="00DE7D37" w:rsidRPr="00EB57BE" w:rsidRDefault="0099446D" w:rsidP="00DE7D37">
      <w:pPr>
        <w:rPr>
          <w:sz w:val="18"/>
          <w:szCs w:val="18"/>
        </w:rPr>
      </w:pPr>
      <w:r w:rsidRPr="00EB57BE">
        <w:rPr>
          <w:sz w:val="18"/>
          <w:szCs w:val="18"/>
        </w:rPr>
        <w:t>Only</w:t>
      </w:r>
      <w:r w:rsidR="00BC55EA" w:rsidRPr="00EB57BE">
        <w:rPr>
          <w:sz w:val="18"/>
          <w:szCs w:val="18"/>
        </w:rPr>
        <w:t xml:space="preserve"> the features dataset had a lot of cleaning to be done. Since the labels dataset only has unique </w:t>
      </w:r>
      <w:proofErr w:type="spellStart"/>
      <w:r w:rsidR="00BC55EA" w:rsidRPr="00EB57BE">
        <w:rPr>
          <w:sz w:val="18"/>
          <w:szCs w:val="18"/>
        </w:rPr>
        <w:t>bookingIDs</w:t>
      </w:r>
      <w:proofErr w:type="spellEnd"/>
      <w:r w:rsidR="00BC55EA" w:rsidRPr="00EB57BE">
        <w:rPr>
          <w:sz w:val="18"/>
          <w:szCs w:val="18"/>
        </w:rPr>
        <w:t xml:space="preserve"> with</w:t>
      </w:r>
      <w:r w:rsidRPr="00EB57BE">
        <w:rPr>
          <w:sz w:val="18"/>
          <w:szCs w:val="18"/>
        </w:rPr>
        <w:t xml:space="preserve"> a label indicating whether </w:t>
      </w:r>
      <w:r w:rsidR="009B6E8D" w:rsidRPr="00EB57BE">
        <w:rPr>
          <w:sz w:val="18"/>
          <w:szCs w:val="18"/>
        </w:rPr>
        <w:t xml:space="preserve">each trip </w:t>
      </w:r>
      <w:r w:rsidRPr="00EB57BE">
        <w:rPr>
          <w:sz w:val="18"/>
          <w:szCs w:val="18"/>
        </w:rPr>
        <w:t>is dangerous or safe, there is nothing to clean for the dataset.</w:t>
      </w:r>
    </w:p>
    <w:p w14:paraId="64243281" w14:textId="591C2E81" w:rsidR="000B546D" w:rsidRPr="00E4673E" w:rsidRDefault="00FD310E" w:rsidP="00A14CC9">
      <w:pPr>
        <w:pStyle w:val="Heading3"/>
        <w:numPr>
          <w:ilvl w:val="2"/>
          <w:numId w:val="14"/>
        </w:numPr>
        <w:rPr>
          <w:b/>
        </w:rPr>
      </w:pPr>
      <w:bookmarkStart w:id="31" w:name="_Toc90061519"/>
      <w:r w:rsidRPr="00E4673E">
        <w:rPr>
          <w:b/>
        </w:rPr>
        <w:t xml:space="preserve">Identifying and Removing </w:t>
      </w:r>
      <w:r w:rsidR="000B546D" w:rsidRPr="00E4673E">
        <w:rPr>
          <w:b/>
        </w:rPr>
        <w:t>Outlier</w:t>
      </w:r>
      <w:r w:rsidRPr="00E4673E">
        <w:rPr>
          <w:b/>
        </w:rPr>
        <w:t>s</w:t>
      </w:r>
      <w:bookmarkEnd w:id="31"/>
    </w:p>
    <w:p w14:paraId="09BE6345" w14:textId="2013AB1C" w:rsidR="007331A6" w:rsidRPr="00EB57BE" w:rsidRDefault="00E11EFE" w:rsidP="0094365F">
      <w:pPr>
        <w:rPr>
          <w:sz w:val="18"/>
          <w:szCs w:val="18"/>
        </w:rPr>
      </w:pPr>
      <w:r w:rsidRPr="00EB57BE">
        <w:rPr>
          <w:sz w:val="18"/>
          <w:szCs w:val="18"/>
        </w:rPr>
        <w:t xml:space="preserve">We are going to remove all the outliers in the dataset </w:t>
      </w:r>
      <w:r w:rsidR="00610E88" w:rsidRPr="00EB57BE">
        <w:rPr>
          <w:sz w:val="18"/>
          <w:szCs w:val="18"/>
        </w:rPr>
        <w:t>so that</w:t>
      </w:r>
      <w:r w:rsidR="00EE1315" w:rsidRPr="00EB57BE">
        <w:rPr>
          <w:sz w:val="18"/>
          <w:szCs w:val="18"/>
        </w:rPr>
        <w:t xml:space="preserve"> the </w:t>
      </w:r>
      <w:r w:rsidR="00610E88" w:rsidRPr="00EB57BE">
        <w:rPr>
          <w:sz w:val="18"/>
          <w:szCs w:val="18"/>
        </w:rPr>
        <w:t xml:space="preserve">model would be more accurate. However, when we plotted the boxplots, we realise that there were a lot of </w:t>
      </w:r>
      <w:r w:rsidR="00EE1315" w:rsidRPr="00EB57BE">
        <w:rPr>
          <w:sz w:val="18"/>
          <w:szCs w:val="18"/>
        </w:rPr>
        <w:t xml:space="preserve">outliers </w:t>
      </w:r>
      <w:r w:rsidR="00610E88" w:rsidRPr="00EB57BE">
        <w:rPr>
          <w:sz w:val="18"/>
          <w:szCs w:val="18"/>
        </w:rPr>
        <w:t xml:space="preserve">and removing all of them would lead to loss of data. </w:t>
      </w:r>
      <w:r w:rsidR="00023F37" w:rsidRPr="00EB57BE">
        <w:rPr>
          <w:sz w:val="18"/>
          <w:szCs w:val="18"/>
        </w:rPr>
        <w:t>Thus,</w:t>
      </w:r>
      <w:r w:rsidR="00610E88" w:rsidRPr="00EB57BE">
        <w:rPr>
          <w:sz w:val="18"/>
          <w:szCs w:val="18"/>
        </w:rPr>
        <w:t xml:space="preserve"> we</w:t>
      </w:r>
      <w:r w:rsidR="00EE1315" w:rsidRPr="00EB57BE">
        <w:rPr>
          <w:sz w:val="18"/>
          <w:szCs w:val="18"/>
        </w:rPr>
        <w:t xml:space="preserve"> decided on the threshold</w:t>
      </w:r>
      <w:r w:rsidR="00EB7634" w:rsidRPr="00EB57BE">
        <w:rPr>
          <w:sz w:val="18"/>
          <w:szCs w:val="18"/>
        </w:rPr>
        <w:t xml:space="preserve"> </w:t>
      </w:r>
      <w:r w:rsidR="0016372E" w:rsidRPr="00EB57BE">
        <w:rPr>
          <w:sz w:val="18"/>
          <w:szCs w:val="18"/>
        </w:rPr>
        <w:t>for the outliers</w:t>
      </w:r>
      <w:r w:rsidR="00CF03AC" w:rsidRPr="00EB57BE">
        <w:rPr>
          <w:sz w:val="18"/>
          <w:szCs w:val="18"/>
        </w:rPr>
        <w:t xml:space="preserve"> and remove them</w:t>
      </w:r>
      <w:r w:rsidR="0016372E" w:rsidRPr="00EB57BE">
        <w:rPr>
          <w:sz w:val="18"/>
          <w:szCs w:val="18"/>
        </w:rPr>
        <w:t xml:space="preserve">. We researched on all the </w:t>
      </w:r>
      <w:r w:rsidR="00023F37" w:rsidRPr="00EB57BE">
        <w:rPr>
          <w:sz w:val="18"/>
          <w:szCs w:val="18"/>
        </w:rPr>
        <w:t>columns,</w:t>
      </w:r>
      <w:r w:rsidR="0016372E" w:rsidRPr="00EB57BE">
        <w:rPr>
          <w:sz w:val="18"/>
          <w:szCs w:val="18"/>
        </w:rPr>
        <w:t xml:space="preserve"> and we reached an agreement on the threshold for the outliers.</w:t>
      </w:r>
    </w:p>
    <w:p w14:paraId="4F2B9DF6" w14:textId="483B1C8D" w:rsidR="007D6EDB" w:rsidRPr="00E4673E" w:rsidRDefault="000237BD" w:rsidP="008A6E48">
      <w:pPr>
        <w:tabs>
          <w:tab w:val="left" w:pos="6967"/>
        </w:tabs>
        <w:ind w:left="720"/>
        <w:jc w:val="both"/>
        <w:rPr>
          <w:sz w:val="20"/>
          <w:szCs w:val="20"/>
        </w:rPr>
      </w:pPr>
      <w:r w:rsidRPr="00EB57BE">
        <w:rPr>
          <w:rFonts w:cstheme="minorHAnsi"/>
          <w:noProof/>
          <w:sz w:val="18"/>
          <w:szCs w:val="18"/>
        </w:rPr>
        <w:drawing>
          <wp:anchor distT="0" distB="0" distL="114300" distR="114300" simplePos="0" relativeHeight="251658258" behindDoc="1" locked="0" layoutInCell="1" allowOverlap="1" wp14:anchorId="64DF2C3B" wp14:editId="0931D830">
            <wp:simplePos x="0" y="0"/>
            <wp:positionH relativeFrom="margin">
              <wp:posOffset>3940810</wp:posOffset>
            </wp:positionH>
            <wp:positionV relativeFrom="paragraph">
              <wp:posOffset>155575</wp:posOffset>
            </wp:positionV>
            <wp:extent cx="1824355" cy="1238250"/>
            <wp:effectExtent l="0" t="0" r="4445" b="0"/>
            <wp:wrapTight wrapText="bothSides">
              <wp:wrapPolygon edited="0">
                <wp:start x="0" y="0"/>
                <wp:lineTo x="0" y="21268"/>
                <wp:lineTo x="21427" y="21268"/>
                <wp:lineTo x="21427"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4355" cy="1238250"/>
                    </a:xfrm>
                    <a:prstGeom prst="rect">
                      <a:avLst/>
                    </a:prstGeom>
                  </pic:spPr>
                </pic:pic>
              </a:graphicData>
            </a:graphic>
            <wp14:sizeRelH relativeFrom="margin">
              <wp14:pctWidth>0</wp14:pctWidth>
            </wp14:sizeRelH>
            <wp14:sizeRelV relativeFrom="margin">
              <wp14:pctHeight>0</wp14:pctHeight>
            </wp14:sizeRelV>
          </wp:anchor>
        </w:drawing>
      </w:r>
      <w:r w:rsidR="00637462" w:rsidRPr="00EB57BE">
        <w:rPr>
          <w:rFonts w:cstheme="minorHAnsi"/>
          <w:noProof/>
          <w:sz w:val="18"/>
          <w:szCs w:val="18"/>
        </w:rPr>
        <w:drawing>
          <wp:anchor distT="0" distB="0" distL="114300" distR="114300" simplePos="0" relativeHeight="251658257" behindDoc="1" locked="0" layoutInCell="1" allowOverlap="1" wp14:anchorId="0F48B92C" wp14:editId="543FBD5C">
            <wp:simplePos x="0" y="0"/>
            <wp:positionH relativeFrom="margin">
              <wp:align>center</wp:align>
            </wp:positionH>
            <wp:positionV relativeFrom="paragraph">
              <wp:posOffset>154305</wp:posOffset>
            </wp:positionV>
            <wp:extent cx="1836420" cy="1214755"/>
            <wp:effectExtent l="0" t="0" r="0" b="4445"/>
            <wp:wrapTight wrapText="bothSides">
              <wp:wrapPolygon edited="0">
                <wp:start x="0" y="0"/>
                <wp:lineTo x="0" y="21340"/>
                <wp:lineTo x="21286" y="21340"/>
                <wp:lineTo x="21286" y="0"/>
                <wp:lineTo x="0" y="0"/>
              </wp:wrapPolygon>
            </wp:wrapTight>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420" cy="1214755"/>
                    </a:xfrm>
                    <a:prstGeom prst="rect">
                      <a:avLst/>
                    </a:prstGeom>
                  </pic:spPr>
                </pic:pic>
              </a:graphicData>
            </a:graphic>
            <wp14:sizeRelH relativeFrom="margin">
              <wp14:pctWidth>0</wp14:pctWidth>
            </wp14:sizeRelH>
            <wp14:sizeRelV relativeFrom="margin">
              <wp14:pctHeight>0</wp14:pctHeight>
            </wp14:sizeRelV>
          </wp:anchor>
        </w:drawing>
      </w:r>
      <w:r w:rsidR="007D6EDB" w:rsidRPr="00E4673E">
        <w:rPr>
          <w:noProof/>
          <w:sz w:val="20"/>
          <w:szCs w:val="20"/>
        </w:rPr>
        <w:drawing>
          <wp:anchor distT="0" distB="0" distL="114300" distR="114300" simplePos="0" relativeHeight="251658260" behindDoc="1" locked="0" layoutInCell="1" allowOverlap="1" wp14:anchorId="20F866A1" wp14:editId="408AD970">
            <wp:simplePos x="0" y="0"/>
            <wp:positionH relativeFrom="margin">
              <wp:align>left</wp:align>
            </wp:positionH>
            <wp:positionV relativeFrom="paragraph">
              <wp:posOffset>179287</wp:posOffset>
            </wp:positionV>
            <wp:extent cx="1816735" cy="1186180"/>
            <wp:effectExtent l="0" t="0" r="0" b="0"/>
            <wp:wrapTight wrapText="bothSides">
              <wp:wrapPolygon edited="0">
                <wp:start x="0" y="0"/>
                <wp:lineTo x="0" y="21161"/>
                <wp:lineTo x="21290" y="21161"/>
                <wp:lineTo x="21290" y="0"/>
                <wp:lineTo x="0" y="0"/>
              </wp:wrapPolygon>
            </wp:wrapTight>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816735" cy="1186180"/>
                    </a:xfrm>
                    <a:prstGeom prst="rect">
                      <a:avLst/>
                    </a:prstGeom>
                  </pic:spPr>
                </pic:pic>
              </a:graphicData>
            </a:graphic>
            <wp14:sizeRelH relativeFrom="margin">
              <wp14:pctWidth>0</wp14:pctWidth>
            </wp14:sizeRelH>
            <wp14:sizeRelV relativeFrom="margin">
              <wp14:pctHeight>0</wp14:pctHeight>
            </wp14:sizeRelV>
          </wp:anchor>
        </w:drawing>
      </w:r>
    </w:p>
    <w:p w14:paraId="212E2522" w14:textId="717BC0AD" w:rsidR="00637462" w:rsidRDefault="00EC2773" w:rsidP="0094365F">
      <w:pPr>
        <w:tabs>
          <w:tab w:val="left" w:pos="6967"/>
        </w:tabs>
        <w:rPr>
          <w:rFonts w:cstheme="minorHAnsi"/>
          <w:sz w:val="18"/>
          <w:szCs w:val="18"/>
        </w:rPr>
      </w:pPr>
      <w:r>
        <w:rPr>
          <w:rFonts w:cstheme="minorHAnsi"/>
          <w:noProof/>
          <w:sz w:val="18"/>
          <w:szCs w:val="18"/>
        </w:rPr>
        <mc:AlternateContent>
          <mc:Choice Requires="wps">
            <w:drawing>
              <wp:anchor distT="0" distB="0" distL="114300" distR="114300" simplePos="0" relativeHeight="251658263" behindDoc="0" locked="0" layoutInCell="1" allowOverlap="1" wp14:anchorId="5BB8088B" wp14:editId="295D6A2E">
                <wp:simplePos x="0" y="0"/>
                <wp:positionH relativeFrom="column">
                  <wp:posOffset>3827339</wp:posOffset>
                </wp:positionH>
                <wp:positionV relativeFrom="paragraph">
                  <wp:posOffset>1233626</wp:posOffset>
                </wp:positionV>
                <wp:extent cx="2250410" cy="1357912"/>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250410" cy="1357912"/>
                        </a:xfrm>
                        <a:prstGeom prst="rect">
                          <a:avLst/>
                        </a:prstGeom>
                        <a:noFill/>
                        <a:ln w="6350">
                          <a:noFill/>
                        </a:ln>
                      </wps:spPr>
                      <wps:txbx>
                        <w:txbxContent>
                          <w:p w14:paraId="120BDD75" w14:textId="10B742CB" w:rsidR="00A52664" w:rsidRPr="000237BD" w:rsidRDefault="00A52664" w:rsidP="00A52664">
                            <w:pPr>
                              <w:tabs>
                                <w:tab w:val="left" w:pos="6967"/>
                              </w:tabs>
                              <w:rPr>
                                <w:rFonts w:cstheme="minorHAnsi"/>
                                <w:sz w:val="18"/>
                                <w:szCs w:val="18"/>
                              </w:rPr>
                            </w:pPr>
                            <w:r w:rsidRPr="00EB57BE">
                              <w:rPr>
                                <w:rFonts w:cstheme="minorHAnsi"/>
                                <w:sz w:val="18"/>
                                <w:szCs w:val="18"/>
                              </w:rPr>
                              <w:t>For column ‘</w:t>
                            </w:r>
                            <w:proofErr w:type="spellStart"/>
                            <w:r w:rsidRPr="00EB57BE">
                              <w:rPr>
                                <w:rFonts w:cstheme="minorHAnsi"/>
                                <w:sz w:val="18"/>
                                <w:szCs w:val="18"/>
                              </w:rPr>
                              <w:t>acceleration_x</w:t>
                            </w:r>
                            <w:proofErr w:type="spellEnd"/>
                            <w:r w:rsidRPr="00EB57BE">
                              <w:rPr>
                                <w:rFonts w:cstheme="minorHAnsi"/>
                                <w:sz w:val="18"/>
                                <w:szCs w:val="18"/>
                              </w:rPr>
                              <w:t xml:space="preserve">’, we decided that values under </w:t>
                            </w:r>
                            <m:oMath>
                              <m:r>
                                <w:rPr>
                                  <w:rFonts w:ascii="Cambria Math" w:hAnsi="Cambria Math" w:cstheme="minorHAnsi"/>
                                  <w:sz w:val="18"/>
                                  <w:szCs w:val="18"/>
                                </w:rPr>
                                <m:t>-10</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and above </w:t>
                            </w:r>
                            <m:oMath>
                              <m:r>
                                <w:rPr>
                                  <w:rFonts w:ascii="Cambria Math" w:hAnsi="Cambria Math" w:cstheme="minorHAnsi"/>
                                  <w:sz w:val="18"/>
                                  <w:szCs w:val="18"/>
                                </w:rPr>
                                <m:t>10</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would be considered as an outlier as internet sources showed that moving vehicles do not exceed -10 or 10m/s2. Thus, any values outside of that range would seem to be inaccurate data as it seems impossible for a car to accelerate that fast.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088B" id="Text Box 43" o:spid="_x0000_s1028" type="#_x0000_t202" style="position:absolute;margin-left:301.35pt;margin-top:97.15pt;width:177.2pt;height:106.9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" filled="f" stroked="f" strokeweight=".5pt">
                <v:textbox>
                  <w:txbxContent>
                    <w:p w14:paraId="120BDD75" w14:textId="10B742CB" w:rsidR="00A52664" w:rsidRPr="000237BD" w:rsidRDefault="00A52664" w:rsidP="00A52664">
                      <w:pPr>
                        <w:tabs>
                          <w:tab w:val="left" w:pos="6967"/>
                        </w:tabs>
                        <w:rPr>
                          <w:rFonts w:cstheme="minorHAnsi"/>
                          <w:sz w:val="18"/>
                          <w:szCs w:val="18"/>
                        </w:rPr>
                      </w:pPr>
                      <w:r w:rsidRPr="00EB57BE">
                        <w:rPr>
                          <w:rFonts w:cstheme="minorHAnsi"/>
                          <w:sz w:val="18"/>
                          <w:szCs w:val="18"/>
                        </w:rPr>
                        <w:t>For column ‘</w:t>
                      </w:r>
                      <w:proofErr w:type="spellStart"/>
                      <w:r w:rsidRPr="00EB57BE">
                        <w:rPr>
                          <w:rFonts w:cstheme="minorHAnsi"/>
                          <w:sz w:val="18"/>
                          <w:szCs w:val="18"/>
                        </w:rPr>
                        <w:t>acceleration_x</w:t>
                      </w:r>
                      <w:proofErr w:type="spellEnd"/>
                      <w:r w:rsidRPr="00EB57BE">
                        <w:rPr>
                          <w:rFonts w:cstheme="minorHAnsi"/>
                          <w:sz w:val="18"/>
                          <w:szCs w:val="18"/>
                        </w:rPr>
                        <w:t xml:space="preserve">’, we decided that values under </w:t>
                      </w:r>
                      <m:oMath>
                        <m:r>
                          <w:rPr>
                            <w:rFonts w:ascii="Cambria Math" w:hAnsi="Cambria Math" w:cstheme="minorHAnsi"/>
                            <w:sz w:val="18"/>
                            <w:szCs w:val="18"/>
                          </w:rPr>
                          <m:t>-10</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and above </w:t>
                      </w:r>
                      <m:oMath>
                        <m:r>
                          <w:rPr>
                            <w:rFonts w:ascii="Cambria Math" w:hAnsi="Cambria Math" w:cstheme="minorHAnsi"/>
                            <w:sz w:val="18"/>
                            <w:szCs w:val="18"/>
                          </w:rPr>
                          <m:t>10</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would be considered as an outlier as internet sources showed that moving vehicles do not exceed -10 or 10m/s2. Thus, any values outside of that range would seem to be inaccurate data as it seems impossible for a car to accelerate that fast.</w:t>
                      </w:r>
                    </w:p>
                  </w:txbxContent>
                </v:textbox>
              </v:shape>
            </w:pict>
          </mc:Fallback>
        </mc:AlternateContent>
      </w:r>
      <w:r>
        <w:rPr>
          <w:rFonts w:cstheme="minorHAnsi"/>
          <w:noProof/>
          <w:sz w:val="18"/>
          <w:szCs w:val="18"/>
        </w:rPr>
        <mc:AlternateContent>
          <mc:Choice Requires="wps">
            <w:drawing>
              <wp:anchor distT="0" distB="0" distL="114300" distR="114300" simplePos="0" relativeHeight="251658262" behindDoc="0" locked="0" layoutInCell="1" allowOverlap="1" wp14:anchorId="5E67A1F6" wp14:editId="09784FBF">
                <wp:simplePos x="0" y="0"/>
                <wp:positionH relativeFrom="margin">
                  <wp:posOffset>1878977</wp:posOffset>
                </wp:positionH>
                <wp:positionV relativeFrom="paragraph">
                  <wp:posOffset>1232930</wp:posOffset>
                </wp:positionV>
                <wp:extent cx="1861653" cy="826793"/>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61653" cy="826793"/>
                        </a:xfrm>
                        <a:prstGeom prst="rect">
                          <a:avLst/>
                        </a:prstGeom>
                        <a:noFill/>
                        <a:ln w="6350">
                          <a:noFill/>
                        </a:ln>
                      </wps:spPr>
                      <wps:txbx>
                        <w:txbxContent>
                          <w:p w14:paraId="0EAAE2D6" w14:textId="546E2955" w:rsidR="000237BD" w:rsidRPr="000237BD" w:rsidRDefault="000237BD" w:rsidP="000237BD">
                            <w:pPr>
                              <w:tabs>
                                <w:tab w:val="left" w:pos="6967"/>
                              </w:tabs>
                              <w:rPr>
                                <w:rFonts w:cstheme="minorHAnsi"/>
                                <w:sz w:val="18"/>
                                <w:szCs w:val="18"/>
                              </w:rPr>
                            </w:pPr>
                            <w:r w:rsidRPr="00EB57BE">
                              <w:rPr>
                                <w:rFonts w:cstheme="minorHAnsi"/>
                                <w:sz w:val="18"/>
                                <w:szCs w:val="18"/>
                              </w:rPr>
                              <w:t>For column ‘bearing’, there were no outliers to remove as all the values were between 0 to 359 and boxplot shows a normal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7A1F6" id="Text Box 42" o:spid="_x0000_s1029" type="#_x0000_t202" style="position:absolute;margin-left:147.95pt;margin-top:97.1pt;width:146.6pt;height:65.1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" filled="f" stroked="f" strokeweight=".5pt">
                <v:textbox>
                  <w:txbxContent>
                    <w:p w14:paraId="0EAAE2D6" w14:textId="546E2955" w:rsidR="000237BD" w:rsidRPr="000237BD" w:rsidRDefault="000237BD" w:rsidP="000237BD">
                      <w:pPr>
                        <w:tabs>
                          <w:tab w:val="left" w:pos="6967"/>
                        </w:tabs>
                        <w:rPr>
                          <w:rFonts w:cstheme="minorHAnsi"/>
                          <w:sz w:val="18"/>
                          <w:szCs w:val="18"/>
                        </w:rPr>
                      </w:pPr>
                      <w:r w:rsidRPr="00EB57BE">
                        <w:rPr>
                          <w:rFonts w:cstheme="minorHAnsi"/>
                          <w:sz w:val="18"/>
                          <w:szCs w:val="18"/>
                        </w:rPr>
                        <w:t>For column ‘bearing’, there were no outliers to remove as all the values were between 0 to 359 and boxplot shows a normal distribution.</w:t>
                      </w:r>
                    </w:p>
                  </w:txbxContent>
                </v:textbox>
                <w10:wrap anchorx="margin"/>
              </v:shape>
            </w:pict>
          </mc:Fallback>
        </mc:AlternateContent>
      </w:r>
      <w:r w:rsidR="000237BD">
        <w:rPr>
          <w:rFonts w:cstheme="minorHAnsi"/>
          <w:noProof/>
          <w:sz w:val="18"/>
          <w:szCs w:val="18"/>
        </w:rPr>
        <mc:AlternateContent>
          <mc:Choice Requires="wps">
            <w:drawing>
              <wp:anchor distT="0" distB="0" distL="114300" distR="114300" simplePos="0" relativeHeight="251658261" behindDoc="0" locked="0" layoutInCell="1" allowOverlap="1" wp14:anchorId="313D07C8" wp14:editId="4C20583C">
                <wp:simplePos x="0" y="0"/>
                <wp:positionH relativeFrom="column">
                  <wp:posOffset>-43336</wp:posOffset>
                </wp:positionH>
                <wp:positionV relativeFrom="paragraph">
                  <wp:posOffset>1210834</wp:posOffset>
                </wp:positionV>
                <wp:extent cx="1904342" cy="1062237"/>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1904342" cy="1062237"/>
                        </a:xfrm>
                        <a:prstGeom prst="rect">
                          <a:avLst/>
                        </a:prstGeom>
                        <a:noFill/>
                        <a:ln w="6350">
                          <a:noFill/>
                        </a:ln>
                      </wps:spPr>
                      <wps:txbx>
                        <w:txbxContent>
                          <w:p w14:paraId="740CF8D6" w14:textId="15687178" w:rsidR="000237BD" w:rsidRPr="00EB57BE" w:rsidRDefault="000237BD" w:rsidP="000237BD">
                            <w:pPr>
                              <w:tabs>
                                <w:tab w:val="left" w:pos="6967"/>
                              </w:tabs>
                              <w:rPr>
                                <w:rFonts w:cstheme="minorHAnsi"/>
                                <w:sz w:val="18"/>
                                <w:szCs w:val="18"/>
                              </w:rPr>
                            </w:pPr>
                            <w:r>
                              <w:rPr>
                                <w:rFonts w:cstheme="minorHAnsi"/>
                                <w:sz w:val="18"/>
                                <w:szCs w:val="18"/>
                              </w:rPr>
                              <w:t xml:space="preserve">For </w:t>
                            </w:r>
                            <w:r w:rsidRPr="00EB57BE">
                              <w:rPr>
                                <w:rFonts w:cstheme="minorHAnsi"/>
                                <w:sz w:val="18"/>
                                <w:szCs w:val="18"/>
                              </w:rPr>
                              <w:t xml:space="preserve">the column ‘accuracy’, we chose to delete accuracy that is above 1500 because there was not too much data above accuracy of 1500 and an accuracy above 1500 was considered as an irregularity. </w:t>
                            </w:r>
                          </w:p>
                          <w:p w14:paraId="44A7F9D4" w14:textId="30B32440" w:rsidR="000237BD" w:rsidRDefault="00023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07C8" id="Text Box 41" o:spid="_x0000_s1030" type="#_x0000_t202" style="position:absolute;margin-left:-3.4pt;margin-top:95.35pt;width:149.95pt;height:83.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" filled="f" stroked="f" strokeweight=".5pt">
                <v:textbox>
                  <w:txbxContent>
                    <w:p w14:paraId="740CF8D6" w14:textId="15687178" w:rsidR="000237BD" w:rsidRPr="00EB57BE" w:rsidRDefault="000237BD" w:rsidP="000237BD">
                      <w:pPr>
                        <w:tabs>
                          <w:tab w:val="left" w:pos="6967"/>
                        </w:tabs>
                        <w:rPr>
                          <w:rFonts w:cstheme="minorHAnsi"/>
                          <w:sz w:val="18"/>
                          <w:szCs w:val="18"/>
                        </w:rPr>
                      </w:pPr>
                      <w:r>
                        <w:rPr>
                          <w:rFonts w:cstheme="minorHAnsi"/>
                          <w:sz w:val="18"/>
                          <w:szCs w:val="18"/>
                        </w:rPr>
                        <w:t xml:space="preserve">For </w:t>
                      </w:r>
                      <w:r w:rsidRPr="00EB57BE">
                        <w:rPr>
                          <w:rFonts w:cstheme="minorHAnsi"/>
                          <w:sz w:val="18"/>
                          <w:szCs w:val="18"/>
                        </w:rPr>
                        <w:t xml:space="preserve">the column ‘accuracy’, we chose to delete accuracy that is above 1500 because there was not too much data above accuracy of 1500 and an accuracy above 1500 was considered as an irregularity. </w:t>
                      </w:r>
                    </w:p>
                    <w:p w14:paraId="44A7F9D4" w14:textId="30B32440" w:rsidR="000237BD" w:rsidRDefault="000237BD"/>
                  </w:txbxContent>
                </v:textbox>
              </v:shape>
            </w:pict>
          </mc:Fallback>
        </mc:AlternateContent>
      </w:r>
    </w:p>
    <w:p w14:paraId="37EE4A82" w14:textId="77777777" w:rsidR="000D67F2" w:rsidRDefault="000D67F2" w:rsidP="00341DCA">
      <w:pPr>
        <w:tabs>
          <w:tab w:val="left" w:pos="6967"/>
        </w:tabs>
        <w:rPr>
          <w:rFonts w:cstheme="minorHAnsi"/>
          <w:sz w:val="18"/>
          <w:szCs w:val="18"/>
        </w:rPr>
      </w:pPr>
    </w:p>
    <w:p w14:paraId="507F4954" w14:textId="77777777" w:rsidR="000D67F2" w:rsidRDefault="000D67F2" w:rsidP="00341DCA">
      <w:pPr>
        <w:tabs>
          <w:tab w:val="left" w:pos="6967"/>
        </w:tabs>
        <w:rPr>
          <w:rFonts w:cstheme="minorHAnsi"/>
          <w:sz w:val="18"/>
          <w:szCs w:val="18"/>
        </w:rPr>
      </w:pPr>
    </w:p>
    <w:p w14:paraId="5E5D2F43" w14:textId="77777777" w:rsidR="000D67F2" w:rsidRDefault="000D67F2" w:rsidP="00341DCA">
      <w:pPr>
        <w:tabs>
          <w:tab w:val="left" w:pos="6967"/>
        </w:tabs>
        <w:rPr>
          <w:rFonts w:cstheme="minorHAnsi"/>
          <w:sz w:val="18"/>
          <w:szCs w:val="18"/>
        </w:rPr>
      </w:pPr>
    </w:p>
    <w:p w14:paraId="4FA5C884" w14:textId="77777777" w:rsidR="000D67F2" w:rsidRDefault="000D67F2" w:rsidP="00341DCA">
      <w:pPr>
        <w:tabs>
          <w:tab w:val="left" w:pos="6967"/>
        </w:tabs>
        <w:rPr>
          <w:rFonts w:cstheme="minorHAnsi"/>
          <w:sz w:val="18"/>
          <w:szCs w:val="18"/>
        </w:rPr>
      </w:pPr>
    </w:p>
    <w:p w14:paraId="73FCFF92" w14:textId="77777777" w:rsidR="000D67F2" w:rsidRDefault="000D67F2" w:rsidP="00341DCA">
      <w:pPr>
        <w:tabs>
          <w:tab w:val="left" w:pos="6967"/>
        </w:tabs>
        <w:rPr>
          <w:rFonts w:cstheme="minorHAnsi"/>
          <w:sz w:val="18"/>
          <w:szCs w:val="18"/>
        </w:rPr>
      </w:pPr>
    </w:p>
    <w:p w14:paraId="2E0C50CC" w14:textId="649E1D6C" w:rsidR="0094365F" w:rsidRDefault="008C7B13" w:rsidP="00341DCA">
      <w:pPr>
        <w:tabs>
          <w:tab w:val="left" w:pos="6967"/>
        </w:tabs>
        <w:rPr>
          <w:rFonts w:cstheme="minorHAnsi"/>
          <w:sz w:val="18"/>
          <w:szCs w:val="18"/>
        </w:rPr>
      </w:pPr>
      <w:r>
        <w:rPr>
          <w:rFonts w:cstheme="minorHAnsi"/>
          <w:noProof/>
          <w:sz w:val="18"/>
          <w:szCs w:val="18"/>
        </w:rPr>
        <mc:AlternateContent>
          <mc:Choice Requires="wps">
            <w:drawing>
              <wp:anchor distT="0" distB="0" distL="114300" distR="114300" simplePos="0" relativeHeight="251658266" behindDoc="0" locked="0" layoutInCell="1" allowOverlap="1" wp14:anchorId="76AB8AE2" wp14:editId="773711E4">
                <wp:simplePos x="0" y="0"/>
                <wp:positionH relativeFrom="column">
                  <wp:posOffset>3919855</wp:posOffset>
                </wp:positionH>
                <wp:positionV relativeFrom="paragraph">
                  <wp:posOffset>1401456</wp:posOffset>
                </wp:positionV>
                <wp:extent cx="1904342" cy="1215549"/>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1904342" cy="1215549"/>
                        </a:xfrm>
                        <a:prstGeom prst="rect">
                          <a:avLst/>
                        </a:prstGeom>
                        <a:noFill/>
                        <a:ln w="6350">
                          <a:noFill/>
                        </a:ln>
                      </wps:spPr>
                      <wps:txbx>
                        <w:txbxContent>
                          <w:p w14:paraId="3858F470" w14:textId="77777777" w:rsidR="00D55E8C" w:rsidRPr="00EB57BE" w:rsidRDefault="00D55E8C" w:rsidP="00D55E8C">
                            <w:pPr>
                              <w:rPr>
                                <w:rFonts w:cstheme="minorHAnsi"/>
                                <w:sz w:val="18"/>
                                <w:szCs w:val="18"/>
                              </w:rPr>
                            </w:pPr>
                            <w:r w:rsidRPr="00EB57BE">
                              <w:rPr>
                                <w:rFonts w:cstheme="minorHAnsi"/>
                                <w:sz w:val="18"/>
                                <w:szCs w:val="18"/>
                              </w:rPr>
                              <w:t>For column ‘</w:t>
                            </w:r>
                            <w:proofErr w:type="spellStart"/>
                            <w:r w:rsidRPr="00EB57BE">
                              <w:rPr>
                                <w:rFonts w:cstheme="minorHAnsi"/>
                                <w:sz w:val="18"/>
                                <w:szCs w:val="18"/>
                              </w:rPr>
                              <w:t>gyro_x</w:t>
                            </w:r>
                            <w:proofErr w:type="spellEnd"/>
                            <w:r w:rsidRPr="00EB57BE">
                              <w:rPr>
                                <w:rFonts w:cstheme="minorHAnsi"/>
                                <w:sz w:val="18"/>
                                <w:szCs w:val="18"/>
                              </w:rPr>
                              <w:t>’, we removed records that had below -1rad/s or above 1rad/s because for a car to have a rate of rotation of 57 degrees in a second seemed impossible thus we removed values outside of that range.</w:t>
                            </w:r>
                          </w:p>
                          <w:p w14:paraId="6F1896C8" w14:textId="77777777" w:rsidR="00EC2773" w:rsidRDefault="00EC2773" w:rsidP="00EC27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B8AE2" id="Text Box 46" o:spid="_x0000_s1031" type="#_x0000_t202" style="position:absolute;margin-left:308.65pt;margin-top:110.35pt;width:149.95pt;height:95.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" filled="f" stroked="f" strokeweight=".5pt">
                <v:textbox>
                  <w:txbxContent>
                    <w:p w14:paraId="3858F470" w14:textId="77777777" w:rsidR="00D55E8C" w:rsidRPr="00EB57BE" w:rsidRDefault="00D55E8C" w:rsidP="00D55E8C">
                      <w:pPr>
                        <w:rPr>
                          <w:rFonts w:cstheme="minorHAnsi"/>
                          <w:sz w:val="18"/>
                          <w:szCs w:val="18"/>
                        </w:rPr>
                      </w:pPr>
                      <w:r w:rsidRPr="00EB57BE">
                        <w:rPr>
                          <w:rFonts w:cstheme="minorHAnsi"/>
                          <w:sz w:val="18"/>
                          <w:szCs w:val="18"/>
                        </w:rPr>
                        <w:t>For column ‘</w:t>
                      </w:r>
                      <w:proofErr w:type="spellStart"/>
                      <w:r w:rsidRPr="00EB57BE">
                        <w:rPr>
                          <w:rFonts w:cstheme="minorHAnsi"/>
                          <w:sz w:val="18"/>
                          <w:szCs w:val="18"/>
                        </w:rPr>
                        <w:t>gyro_x</w:t>
                      </w:r>
                      <w:proofErr w:type="spellEnd"/>
                      <w:r w:rsidRPr="00EB57BE">
                        <w:rPr>
                          <w:rFonts w:cstheme="minorHAnsi"/>
                          <w:sz w:val="18"/>
                          <w:szCs w:val="18"/>
                        </w:rPr>
                        <w:t>’, we removed records that had below -1rad/s or above 1rad/s because for a car to have a rate of rotation of 57 degrees in a second seemed impossible thus we removed values outside of that range.</w:t>
                      </w:r>
                    </w:p>
                    <w:p w14:paraId="6F1896C8" w14:textId="77777777" w:rsidR="00EC2773" w:rsidRDefault="00EC2773" w:rsidP="00EC2773"/>
                  </w:txbxContent>
                </v:textbox>
              </v:shape>
            </w:pict>
          </mc:Fallback>
        </mc:AlternateContent>
      </w:r>
      <w:r>
        <w:rPr>
          <w:rFonts w:cstheme="minorHAnsi"/>
          <w:noProof/>
          <w:sz w:val="18"/>
          <w:szCs w:val="18"/>
        </w:rPr>
        <mc:AlternateContent>
          <mc:Choice Requires="wps">
            <w:drawing>
              <wp:anchor distT="0" distB="0" distL="114300" distR="114300" simplePos="0" relativeHeight="251658265" behindDoc="0" locked="0" layoutInCell="1" allowOverlap="1" wp14:anchorId="391415D1" wp14:editId="060B2FA2">
                <wp:simplePos x="0" y="0"/>
                <wp:positionH relativeFrom="column">
                  <wp:posOffset>1849755</wp:posOffset>
                </wp:positionH>
                <wp:positionV relativeFrom="paragraph">
                  <wp:posOffset>1401456</wp:posOffset>
                </wp:positionV>
                <wp:extent cx="2140901" cy="146742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140901" cy="1467420"/>
                        </a:xfrm>
                        <a:prstGeom prst="rect">
                          <a:avLst/>
                        </a:prstGeom>
                        <a:noFill/>
                        <a:ln w="6350">
                          <a:noFill/>
                        </a:ln>
                      </wps:spPr>
                      <wps:txbx>
                        <w:txbxContent>
                          <w:p w14:paraId="2F1344AB" w14:textId="2B12EE87" w:rsidR="00341DCA" w:rsidRPr="00EB57BE" w:rsidRDefault="00341DCA" w:rsidP="00341DCA">
                            <w:pPr>
                              <w:rPr>
                                <w:rFonts w:cstheme="minorHAnsi"/>
                                <w:sz w:val="18"/>
                                <w:szCs w:val="18"/>
                              </w:rPr>
                            </w:pPr>
                            <w:r w:rsidRPr="00EB57BE">
                              <w:rPr>
                                <w:rFonts w:cstheme="minorHAnsi"/>
                                <w:sz w:val="18"/>
                                <w:szCs w:val="18"/>
                              </w:rPr>
                              <w:t xml:space="preserve">For column ‘acceleration _z’, records that were below </w:t>
                            </w:r>
                            <m:oMath>
                              <m:r>
                                <w:rPr>
                                  <w:rFonts w:ascii="Cambria Math" w:hAnsi="Cambria Math" w:cstheme="minorHAnsi"/>
                                  <w:sz w:val="18"/>
                                  <w:szCs w:val="18"/>
                                </w:rPr>
                                <m:t>-15</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or above </w:t>
                            </w:r>
                            <m:oMath>
                              <m:r>
                                <w:rPr>
                                  <w:rFonts w:ascii="Cambria Math" w:hAnsi="Cambria Math" w:cstheme="minorHAnsi"/>
                                  <w:sz w:val="18"/>
                                  <w:szCs w:val="18"/>
                                </w:rPr>
                                <m:t>15</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because internet sources showed that moving vehicles do not exceed -15m/s2 or 15m/s2. Thus, any values outside of that range would seem to be inaccurate data as it seems impossible for a car to accelerate that fast. </w:t>
                            </w:r>
                          </w:p>
                          <w:p w14:paraId="0B990B2C" w14:textId="77777777" w:rsidR="00EC2773" w:rsidRDefault="00EC2773" w:rsidP="00EC27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15D1" id="Text Box 45" o:spid="_x0000_s1032" type="#_x0000_t202" style="position:absolute;margin-left:145.65pt;margin-top:110.35pt;width:168.55pt;height:115.5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" filled="f" stroked="f" strokeweight=".5pt">
                <v:textbox>
                  <w:txbxContent>
                    <w:p w14:paraId="2F1344AB" w14:textId="2B12EE87" w:rsidR="00341DCA" w:rsidRPr="00EB57BE" w:rsidRDefault="00341DCA" w:rsidP="00341DCA">
                      <w:pPr>
                        <w:rPr>
                          <w:rFonts w:cstheme="minorHAnsi"/>
                          <w:sz w:val="18"/>
                          <w:szCs w:val="18"/>
                        </w:rPr>
                      </w:pPr>
                      <w:r w:rsidRPr="00EB57BE">
                        <w:rPr>
                          <w:rFonts w:cstheme="minorHAnsi"/>
                          <w:sz w:val="18"/>
                          <w:szCs w:val="18"/>
                        </w:rPr>
                        <w:t xml:space="preserve">For column ‘acceleration _z’, records that were below </w:t>
                      </w:r>
                      <m:oMath>
                        <m:r>
                          <w:rPr>
                            <w:rFonts w:ascii="Cambria Math" w:hAnsi="Cambria Math" w:cstheme="minorHAnsi"/>
                            <w:sz w:val="18"/>
                            <w:szCs w:val="18"/>
                          </w:rPr>
                          <m:t>-15</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or above </w:t>
                      </w:r>
                      <m:oMath>
                        <m:r>
                          <w:rPr>
                            <w:rFonts w:ascii="Cambria Math" w:hAnsi="Cambria Math" w:cstheme="minorHAnsi"/>
                            <w:sz w:val="18"/>
                            <w:szCs w:val="18"/>
                          </w:rPr>
                          <m:t>15</m:t>
                        </m:r>
                        <m:r>
                          <w:rPr>
                            <w:rFonts w:ascii="Cambria Math" w:hAnsi="Cambria Math" w:cstheme="minorHAnsi"/>
                            <w:sz w:val="18"/>
                            <w:szCs w:val="18"/>
                          </w:rPr>
                          <m:t>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because internet sources showed that moving vehicles do not exceed -15m/s2 or 15m/s2. Thus, any values outside of that range would seem to be inaccurate data as it seems impossible for a car to accelerate that fast. </w:t>
                      </w:r>
                    </w:p>
                    <w:p w14:paraId="0B990B2C" w14:textId="77777777" w:rsidR="00EC2773" w:rsidRDefault="00EC2773" w:rsidP="00EC2773"/>
                  </w:txbxContent>
                </v:textbox>
              </v:shape>
            </w:pict>
          </mc:Fallback>
        </mc:AlternateContent>
      </w:r>
      <w:r w:rsidR="00341DCA">
        <w:rPr>
          <w:rFonts w:cstheme="minorHAnsi"/>
          <w:noProof/>
          <w:sz w:val="18"/>
          <w:szCs w:val="18"/>
        </w:rPr>
        <mc:AlternateContent>
          <mc:Choice Requires="wps">
            <w:drawing>
              <wp:anchor distT="0" distB="0" distL="114300" distR="114300" simplePos="0" relativeHeight="251658264" behindDoc="0" locked="0" layoutInCell="1" allowOverlap="1" wp14:anchorId="4A5F5DE9" wp14:editId="1CB56D27">
                <wp:simplePos x="0" y="0"/>
                <wp:positionH relativeFrom="column">
                  <wp:posOffset>-125491</wp:posOffset>
                </wp:positionH>
                <wp:positionV relativeFrom="paragraph">
                  <wp:posOffset>1401160</wp:posOffset>
                </wp:positionV>
                <wp:extent cx="1904342" cy="1346960"/>
                <wp:effectExtent l="0" t="0" r="0" b="5715"/>
                <wp:wrapNone/>
                <wp:docPr id="44" name="Text Box 44"/>
                <wp:cNvGraphicFramePr/>
                <a:graphic xmlns:a="http://schemas.openxmlformats.org/drawingml/2006/main">
                  <a:graphicData uri="http://schemas.microsoft.com/office/word/2010/wordprocessingShape">
                    <wps:wsp>
                      <wps:cNvSpPr txBox="1"/>
                      <wps:spPr>
                        <a:xfrm>
                          <a:off x="0" y="0"/>
                          <a:ext cx="1904342" cy="1346960"/>
                        </a:xfrm>
                        <a:prstGeom prst="rect">
                          <a:avLst/>
                        </a:prstGeom>
                        <a:noFill/>
                        <a:ln w="6350">
                          <a:noFill/>
                        </a:ln>
                      </wps:spPr>
                      <wps:txbx>
                        <w:txbxContent>
                          <w:p w14:paraId="7D4A248B" w14:textId="361A5EFE" w:rsidR="00EC2773" w:rsidRPr="00EB57BE" w:rsidRDefault="00EC2773" w:rsidP="00EC2773">
                            <w:pPr>
                              <w:rPr>
                                <w:rFonts w:cstheme="minorHAnsi"/>
                                <w:sz w:val="18"/>
                                <w:szCs w:val="18"/>
                              </w:rPr>
                            </w:pPr>
                            <w:r w:rsidRPr="00EB57BE">
                              <w:rPr>
                                <w:rFonts w:cstheme="minorHAnsi"/>
                                <w:sz w:val="18"/>
                                <w:szCs w:val="18"/>
                              </w:rPr>
                              <w:t>For column ‘</w:t>
                            </w:r>
                            <w:proofErr w:type="spellStart"/>
                            <w:r w:rsidRPr="00EB57BE">
                              <w:rPr>
                                <w:rFonts w:cstheme="minorHAnsi"/>
                                <w:sz w:val="18"/>
                                <w:szCs w:val="18"/>
                              </w:rPr>
                              <w:t>acceleration_y</w:t>
                            </w:r>
                            <w:proofErr w:type="spellEnd"/>
                            <w:r w:rsidRPr="00EB57BE">
                              <w:rPr>
                                <w:rFonts w:cstheme="minorHAnsi"/>
                                <w:sz w:val="18"/>
                                <w:szCs w:val="18"/>
                              </w:rPr>
                              <w:t xml:space="preserve">’, we considered records that had below </w:t>
                            </w:r>
                            <m:oMath>
                              <m:r>
                                <w:rPr>
                                  <w:rFonts w:ascii="Cambria Math" w:hAnsi="Cambria Math" w:cstheme="minorHAnsi"/>
                                  <w:sz w:val="18"/>
                                  <w:szCs w:val="18"/>
                                </w:rPr>
                                <m:t>-</m:t>
                              </m:r>
                              <m:r>
                                <w:rPr>
                                  <w:rFonts w:ascii="Cambria Math" w:hAnsi="Cambria Math" w:cstheme="minorHAnsi"/>
                                  <w:sz w:val="18"/>
                                  <w:szCs w:val="18"/>
                                </w:rPr>
                                <m:t>206m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or above </w:t>
                            </w:r>
                            <m:oMath>
                              <m:r>
                                <w:rPr>
                                  <w:rFonts w:ascii="Cambria Math" w:hAnsi="Cambria Math" w:cstheme="minorHAnsi"/>
                                  <w:sz w:val="18"/>
                                  <w:szCs w:val="18"/>
                                </w:rPr>
                                <m:t>256m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because internet sources showed that moving vehicles do not exceed -</w:t>
                            </w:r>
                            <w:r w:rsidR="0063539C">
                              <w:rPr>
                                <w:rFonts w:cstheme="minorHAnsi"/>
                                <w:sz w:val="18"/>
                                <w:szCs w:val="18"/>
                              </w:rPr>
                              <w:t>206</w:t>
                            </w:r>
                            <w:r w:rsidRPr="00EB57BE">
                              <w:rPr>
                                <w:rFonts w:cstheme="minorHAnsi"/>
                                <w:sz w:val="18"/>
                                <w:szCs w:val="18"/>
                              </w:rPr>
                              <w:t xml:space="preserve">m/s2 or </w:t>
                            </w:r>
                            <w:r w:rsidR="0063539C">
                              <w:rPr>
                                <w:rFonts w:cstheme="minorHAnsi"/>
                                <w:sz w:val="18"/>
                                <w:szCs w:val="18"/>
                              </w:rPr>
                              <w:t>256</w:t>
                            </w:r>
                            <w:r w:rsidRPr="00EB57BE">
                              <w:rPr>
                                <w:rFonts w:cstheme="minorHAnsi"/>
                                <w:sz w:val="18"/>
                                <w:szCs w:val="18"/>
                              </w:rPr>
                              <w:t xml:space="preserve">m/s2. Thus, any values beyond that range would be considered irregularity. </w:t>
                            </w:r>
                          </w:p>
                          <w:p w14:paraId="0CD53A5B" w14:textId="77777777" w:rsidR="00EC2773" w:rsidRDefault="00EC2773" w:rsidP="00EC27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5DE9" id="Text Box 44" o:spid="_x0000_s1033" type="#_x0000_t202" style="position:absolute;margin-left:-9.9pt;margin-top:110.35pt;width:149.95pt;height:106.0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" filled="f" stroked="f" strokeweight=".5pt">
                <v:textbox>
                  <w:txbxContent>
                    <w:p w14:paraId="7D4A248B" w14:textId="361A5EFE" w:rsidR="00EC2773" w:rsidRPr="00EB57BE" w:rsidRDefault="00EC2773" w:rsidP="00EC2773">
                      <w:pPr>
                        <w:rPr>
                          <w:rFonts w:cstheme="minorHAnsi"/>
                          <w:sz w:val="18"/>
                          <w:szCs w:val="18"/>
                        </w:rPr>
                      </w:pPr>
                      <w:r w:rsidRPr="00EB57BE">
                        <w:rPr>
                          <w:rFonts w:cstheme="minorHAnsi"/>
                          <w:sz w:val="18"/>
                          <w:szCs w:val="18"/>
                        </w:rPr>
                        <w:t>For column ‘</w:t>
                      </w:r>
                      <w:proofErr w:type="spellStart"/>
                      <w:r w:rsidRPr="00EB57BE">
                        <w:rPr>
                          <w:rFonts w:cstheme="minorHAnsi"/>
                          <w:sz w:val="18"/>
                          <w:szCs w:val="18"/>
                        </w:rPr>
                        <w:t>acceleration_y</w:t>
                      </w:r>
                      <w:proofErr w:type="spellEnd"/>
                      <w:r w:rsidRPr="00EB57BE">
                        <w:rPr>
                          <w:rFonts w:cstheme="minorHAnsi"/>
                          <w:sz w:val="18"/>
                          <w:szCs w:val="18"/>
                        </w:rPr>
                        <w:t xml:space="preserve">’, we considered records that had below </w:t>
                      </w:r>
                      <m:oMath>
                        <m:r>
                          <w:rPr>
                            <w:rFonts w:ascii="Cambria Math" w:hAnsi="Cambria Math" w:cstheme="minorHAnsi"/>
                            <w:sz w:val="18"/>
                            <w:szCs w:val="18"/>
                          </w:rPr>
                          <m:t>-</m:t>
                        </m:r>
                        <m:r>
                          <w:rPr>
                            <w:rFonts w:ascii="Cambria Math" w:hAnsi="Cambria Math" w:cstheme="minorHAnsi"/>
                            <w:sz w:val="18"/>
                            <w:szCs w:val="18"/>
                          </w:rPr>
                          <m:t>206m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or above </w:t>
                      </w:r>
                      <m:oMath>
                        <m:r>
                          <w:rPr>
                            <w:rFonts w:ascii="Cambria Math" w:hAnsi="Cambria Math" w:cstheme="minorHAnsi"/>
                            <w:sz w:val="18"/>
                            <w:szCs w:val="18"/>
                          </w:rPr>
                          <m:t>256m</m:t>
                        </m:r>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s</m:t>
                            </m:r>
                          </m:e>
                          <m:sup>
                            <m:r>
                              <w:rPr>
                                <w:rFonts w:ascii="Cambria Math" w:hAnsi="Cambria Math" w:cstheme="minorHAnsi"/>
                                <w:sz w:val="18"/>
                                <w:szCs w:val="18"/>
                              </w:rPr>
                              <m:t>2</m:t>
                            </m:r>
                          </m:sup>
                        </m:sSup>
                      </m:oMath>
                      <w:r w:rsidRPr="00EB57BE">
                        <w:rPr>
                          <w:rFonts w:cstheme="minorHAnsi"/>
                          <w:sz w:val="18"/>
                          <w:szCs w:val="18"/>
                        </w:rPr>
                        <w:t xml:space="preserve"> because internet sources showed that moving vehicles do not exceed -</w:t>
                      </w:r>
                      <w:r w:rsidR="0063539C">
                        <w:rPr>
                          <w:rFonts w:cstheme="minorHAnsi"/>
                          <w:sz w:val="18"/>
                          <w:szCs w:val="18"/>
                        </w:rPr>
                        <w:t>206</w:t>
                      </w:r>
                      <w:r w:rsidRPr="00EB57BE">
                        <w:rPr>
                          <w:rFonts w:cstheme="minorHAnsi"/>
                          <w:sz w:val="18"/>
                          <w:szCs w:val="18"/>
                        </w:rPr>
                        <w:t xml:space="preserve">m/s2 or </w:t>
                      </w:r>
                      <w:r w:rsidR="0063539C">
                        <w:rPr>
                          <w:rFonts w:cstheme="minorHAnsi"/>
                          <w:sz w:val="18"/>
                          <w:szCs w:val="18"/>
                        </w:rPr>
                        <w:t>256</w:t>
                      </w:r>
                      <w:r w:rsidRPr="00EB57BE">
                        <w:rPr>
                          <w:rFonts w:cstheme="minorHAnsi"/>
                          <w:sz w:val="18"/>
                          <w:szCs w:val="18"/>
                        </w:rPr>
                        <w:t xml:space="preserve">m/s2. Thus, any values beyond that range would be considered irregularity. </w:t>
                      </w:r>
                    </w:p>
                    <w:p w14:paraId="0CD53A5B" w14:textId="77777777" w:rsidR="00EC2773" w:rsidRDefault="00EC2773" w:rsidP="00EC2773"/>
                  </w:txbxContent>
                </v:textbox>
              </v:shape>
            </w:pict>
          </mc:Fallback>
        </mc:AlternateContent>
      </w:r>
      <w:r w:rsidR="00341DCA" w:rsidRPr="00EB57BE">
        <w:rPr>
          <w:rFonts w:cstheme="minorHAnsi"/>
          <w:noProof/>
          <w:sz w:val="18"/>
          <w:szCs w:val="18"/>
        </w:rPr>
        <w:drawing>
          <wp:anchor distT="0" distB="0" distL="114300" distR="114300" simplePos="0" relativeHeight="251658245" behindDoc="1" locked="0" layoutInCell="1" allowOverlap="1" wp14:anchorId="2AF4DD43" wp14:editId="34F169E0">
            <wp:simplePos x="0" y="0"/>
            <wp:positionH relativeFrom="margin">
              <wp:posOffset>3963358</wp:posOffset>
            </wp:positionH>
            <wp:positionV relativeFrom="paragraph">
              <wp:posOffset>631</wp:posOffset>
            </wp:positionV>
            <wp:extent cx="1854835" cy="1294765"/>
            <wp:effectExtent l="0" t="0" r="0" b="635"/>
            <wp:wrapTight wrapText="bothSides">
              <wp:wrapPolygon edited="0">
                <wp:start x="0" y="0"/>
                <wp:lineTo x="0" y="21293"/>
                <wp:lineTo x="21297" y="21293"/>
                <wp:lineTo x="21297"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19">
                      <a:extLst>
                        <a:ext uri="{28A0092B-C50C-407E-A947-70E740481C1C}">
                          <a14:useLocalDpi xmlns:a14="http://schemas.microsoft.com/office/drawing/2010/main" val="0"/>
                        </a:ext>
                      </a:extLst>
                    </a:blip>
                    <a:srcRect l="998"/>
                    <a:stretch/>
                  </pic:blipFill>
                  <pic:spPr bwMode="auto">
                    <a:xfrm>
                      <a:off x="0" y="0"/>
                      <a:ext cx="1854835" cy="129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DCA" w:rsidRPr="00E4673E">
        <w:rPr>
          <w:noProof/>
          <w:sz w:val="20"/>
          <w:szCs w:val="20"/>
        </w:rPr>
        <w:drawing>
          <wp:anchor distT="0" distB="0" distL="114300" distR="114300" simplePos="0" relativeHeight="251658244" behindDoc="1" locked="0" layoutInCell="1" allowOverlap="1" wp14:anchorId="1C65DE31" wp14:editId="5DECEE63">
            <wp:simplePos x="0" y="0"/>
            <wp:positionH relativeFrom="margin">
              <wp:posOffset>1941830</wp:posOffset>
            </wp:positionH>
            <wp:positionV relativeFrom="paragraph">
              <wp:posOffset>4920</wp:posOffset>
            </wp:positionV>
            <wp:extent cx="1840230" cy="1272540"/>
            <wp:effectExtent l="0" t="0" r="7620" b="3810"/>
            <wp:wrapTight wrapText="bothSides">
              <wp:wrapPolygon edited="0">
                <wp:start x="0" y="0"/>
                <wp:lineTo x="0" y="21341"/>
                <wp:lineTo x="21466" y="21341"/>
                <wp:lineTo x="21466" y="0"/>
                <wp:lineTo x="0" y="0"/>
              </wp:wrapPolygon>
            </wp:wrapTight>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40230" cy="1272540"/>
                    </a:xfrm>
                    <a:prstGeom prst="rect">
                      <a:avLst/>
                    </a:prstGeom>
                  </pic:spPr>
                </pic:pic>
              </a:graphicData>
            </a:graphic>
            <wp14:sizeRelH relativeFrom="margin">
              <wp14:pctWidth>0</wp14:pctWidth>
            </wp14:sizeRelH>
            <wp14:sizeRelV relativeFrom="margin">
              <wp14:pctHeight>0</wp14:pctHeight>
            </wp14:sizeRelV>
          </wp:anchor>
        </w:drawing>
      </w:r>
      <w:r w:rsidR="00EC2773" w:rsidRPr="00EB57BE">
        <w:rPr>
          <w:rFonts w:cstheme="minorHAnsi"/>
          <w:noProof/>
          <w:sz w:val="18"/>
          <w:szCs w:val="18"/>
        </w:rPr>
        <w:drawing>
          <wp:anchor distT="0" distB="0" distL="114300" distR="114300" simplePos="0" relativeHeight="251658259" behindDoc="1" locked="0" layoutInCell="1" allowOverlap="1" wp14:anchorId="12A42478" wp14:editId="36E1D0AB">
            <wp:simplePos x="0" y="0"/>
            <wp:positionH relativeFrom="margin">
              <wp:posOffset>-52945</wp:posOffset>
            </wp:positionH>
            <wp:positionV relativeFrom="paragraph">
              <wp:posOffset>4441</wp:posOffset>
            </wp:positionV>
            <wp:extent cx="1845310" cy="1270635"/>
            <wp:effectExtent l="0" t="0" r="2540" b="5715"/>
            <wp:wrapTight wrapText="bothSides">
              <wp:wrapPolygon edited="0">
                <wp:start x="0" y="0"/>
                <wp:lineTo x="0" y="21373"/>
                <wp:lineTo x="21407" y="21373"/>
                <wp:lineTo x="21407" y="0"/>
                <wp:lineTo x="0" y="0"/>
              </wp:wrapPolygon>
            </wp:wrapTight>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45310" cy="1270635"/>
                    </a:xfrm>
                    <a:prstGeom prst="rect">
                      <a:avLst/>
                    </a:prstGeom>
                  </pic:spPr>
                </pic:pic>
              </a:graphicData>
            </a:graphic>
            <wp14:sizeRelH relativeFrom="margin">
              <wp14:pctWidth>0</wp14:pctWidth>
            </wp14:sizeRelH>
            <wp14:sizeRelV relativeFrom="margin">
              <wp14:pctHeight>0</wp14:pctHeight>
            </wp14:sizeRelV>
          </wp:anchor>
        </w:drawing>
      </w:r>
    </w:p>
    <w:p w14:paraId="5E8D306F" w14:textId="6921BEE2" w:rsidR="006A0261" w:rsidRPr="00EB57BE" w:rsidRDefault="00B1602D" w:rsidP="00B1602D">
      <w:pPr>
        <w:tabs>
          <w:tab w:val="left" w:pos="6967"/>
        </w:tabs>
        <w:rPr>
          <w:rFonts w:cstheme="minorHAnsi"/>
          <w:sz w:val="18"/>
          <w:szCs w:val="18"/>
        </w:rPr>
      </w:pPr>
      <w:r w:rsidRPr="00EB57BE">
        <w:rPr>
          <w:noProof/>
          <w:sz w:val="18"/>
          <w:szCs w:val="18"/>
        </w:rPr>
        <w:lastRenderedPageBreak/>
        <w:drawing>
          <wp:anchor distT="0" distB="0" distL="114300" distR="114300" simplePos="0" relativeHeight="251658255" behindDoc="1" locked="0" layoutInCell="1" allowOverlap="1" wp14:anchorId="003FC270" wp14:editId="2454E103">
            <wp:simplePos x="0" y="0"/>
            <wp:positionH relativeFrom="margin">
              <wp:posOffset>3919682</wp:posOffset>
            </wp:positionH>
            <wp:positionV relativeFrom="paragraph">
              <wp:posOffset>1443</wp:posOffset>
            </wp:positionV>
            <wp:extent cx="1875790" cy="1316355"/>
            <wp:effectExtent l="0" t="0" r="0" b="0"/>
            <wp:wrapTight wrapText="bothSides">
              <wp:wrapPolygon edited="0">
                <wp:start x="0" y="0"/>
                <wp:lineTo x="0" y="21256"/>
                <wp:lineTo x="21278" y="21256"/>
                <wp:lineTo x="21278"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75790" cy="1316355"/>
                    </a:xfrm>
                    <a:prstGeom prst="rect">
                      <a:avLst/>
                    </a:prstGeom>
                  </pic:spPr>
                </pic:pic>
              </a:graphicData>
            </a:graphic>
            <wp14:sizeRelH relativeFrom="margin">
              <wp14:pctWidth>0</wp14:pctWidth>
            </wp14:sizeRelH>
            <wp14:sizeRelV relativeFrom="margin">
              <wp14:pctHeight>0</wp14:pctHeight>
            </wp14:sizeRelV>
          </wp:anchor>
        </w:drawing>
      </w:r>
      <w:r w:rsidRPr="00EB57BE">
        <w:rPr>
          <w:noProof/>
          <w:sz w:val="18"/>
          <w:szCs w:val="18"/>
        </w:rPr>
        <w:drawing>
          <wp:anchor distT="0" distB="0" distL="114300" distR="114300" simplePos="0" relativeHeight="251658247" behindDoc="1" locked="0" layoutInCell="1" allowOverlap="1" wp14:anchorId="52D96E0F" wp14:editId="5A69A33D">
            <wp:simplePos x="0" y="0"/>
            <wp:positionH relativeFrom="margin">
              <wp:align>center</wp:align>
            </wp:positionH>
            <wp:positionV relativeFrom="paragraph">
              <wp:posOffset>13624</wp:posOffset>
            </wp:positionV>
            <wp:extent cx="1869440" cy="1262380"/>
            <wp:effectExtent l="0" t="0" r="0" b="0"/>
            <wp:wrapTight wrapText="bothSides">
              <wp:wrapPolygon edited="0">
                <wp:start x="0" y="0"/>
                <wp:lineTo x="0" y="21187"/>
                <wp:lineTo x="21351" y="21187"/>
                <wp:lineTo x="21351"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69440" cy="1262380"/>
                    </a:xfrm>
                    <a:prstGeom prst="rect">
                      <a:avLst/>
                    </a:prstGeom>
                  </pic:spPr>
                </pic:pic>
              </a:graphicData>
            </a:graphic>
            <wp14:sizeRelH relativeFrom="margin">
              <wp14:pctWidth>0</wp14:pctWidth>
            </wp14:sizeRelH>
            <wp14:sizeRelV relativeFrom="margin">
              <wp14:pctHeight>0</wp14:pctHeight>
            </wp14:sizeRelV>
          </wp:anchor>
        </w:drawing>
      </w:r>
      <w:r w:rsidRPr="00E4673E">
        <w:rPr>
          <w:noProof/>
          <w:sz w:val="20"/>
          <w:szCs w:val="20"/>
        </w:rPr>
        <w:drawing>
          <wp:anchor distT="0" distB="0" distL="114300" distR="114300" simplePos="0" relativeHeight="251658246" behindDoc="1" locked="0" layoutInCell="1" allowOverlap="1" wp14:anchorId="0463F96E" wp14:editId="661BF82C">
            <wp:simplePos x="0" y="0"/>
            <wp:positionH relativeFrom="margin">
              <wp:posOffset>-97155</wp:posOffset>
            </wp:positionH>
            <wp:positionV relativeFrom="paragraph">
              <wp:posOffset>20494</wp:posOffset>
            </wp:positionV>
            <wp:extent cx="1847215" cy="1272540"/>
            <wp:effectExtent l="0" t="0" r="635" b="3810"/>
            <wp:wrapTight wrapText="bothSides">
              <wp:wrapPolygon edited="0">
                <wp:start x="0" y="0"/>
                <wp:lineTo x="0" y="21341"/>
                <wp:lineTo x="21385" y="21341"/>
                <wp:lineTo x="21385"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24">
                      <a:extLst>
                        <a:ext uri="{28A0092B-C50C-407E-A947-70E740481C1C}">
                          <a14:useLocalDpi xmlns:a14="http://schemas.microsoft.com/office/drawing/2010/main" val="0"/>
                        </a:ext>
                      </a:extLst>
                    </a:blip>
                    <a:srcRect l="674"/>
                    <a:stretch/>
                  </pic:blipFill>
                  <pic:spPr bwMode="auto">
                    <a:xfrm>
                      <a:off x="0" y="0"/>
                      <a:ext cx="184721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B13">
        <w:rPr>
          <w:rFonts w:cstheme="minorHAnsi"/>
          <w:noProof/>
          <w:sz w:val="18"/>
          <w:szCs w:val="18"/>
        </w:rPr>
        <mc:AlternateContent>
          <mc:Choice Requires="wps">
            <w:drawing>
              <wp:anchor distT="0" distB="0" distL="114300" distR="114300" simplePos="0" relativeHeight="251658269" behindDoc="0" locked="0" layoutInCell="1" allowOverlap="1" wp14:anchorId="601B8691" wp14:editId="686A2464">
                <wp:simplePos x="0" y="0"/>
                <wp:positionH relativeFrom="column">
                  <wp:posOffset>3953274</wp:posOffset>
                </wp:positionH>
                <wp:positionV relativeFrom="paragraph">
                  <wp:posOffset>1406354</wp:posOffset>
                </wp:positionV>
                <wp:extent cx="1903730" cy="145099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903730" cy="1450994"/>
                        </a:xfrm>
                        <a:prstGeom prst="rect">
                          <a:avLst/>
                        </a:prstGeom>
                        <a:noFill/>
                        <a:ln w="6350">
                          <a:noFill/>
                        </a:ln>
                      </wps:spPr>
                      <wps:txbx>
                        <w:txbxContent>
                          <w:p w14:paraId="7E96845D" w14:textId="77777777" w:rsidR="008C7B13" w:rsidRPr="00EB57BE" w:rsidRDefault="008C7B13" w:rsidP="008C7B13">
                            <w:pPr>
                              <w:rPr>
                                <w:sz w:val="18"/>
                                <w:szCs w:val="18"/>
                              </w:rPr>
                            </w:pPr>
                            <w:r w:rsidRPr="00EB57BE">
                              <w:rPr>
                                <w:sz w:val="18"/>
                                <w:szCs w:val="18"/>
                              </w:rPr>
                              <w:t>For column ‘seconds’, we removed records that showed that the taxis were travelling for more than a day as it seems impossible for cars to be travelling for a day for a trip. Box Plot also showed that outliers were around 6,000,000 seconds thus giving the idea that these values are wrongly inserted.</w:t>
                            </w:r>
                          </w:p>
                          <w:p w14:paraId="057ABADD" w14:textId="77777777" w:rsidR="008C7B13" w:rsidRDefault="008C7B13" w:rsidP="008C7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8691" id="Text Box 49" o:spid="_x0000_s1034" type="#_x0000_t202" style="position:absolute;margin-left:311.3pt;margin-top:110.75pt;width:149.9pt;height:114.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jtGwIAADQ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" filled="f" stroked="f" strokeweight=".5pt">
                <v:textbox>
                  <w:txbxContent>
                    <w:p w14:paraId="7E96845D" w14:textId="77777777" w:rsidR="008C7B13" w:rsidRPr="00EB57BE" w:rsidRDefault="008C7B13" w:rsidP="008C7B13">
                      <w:pPr>
                        <w:rPr>
                          <w:sz w:val="18"/>
                          <w:szCs w:val="18"/>
                        </w:rPr>
                      </w:pPr>
                      <w:r w:rsidRPr="00EB57BE">
                        <w:rPr>
                          <w:sz w:val="18"/>
                          <w:szCs w:val="18"/>
                        </w:rPr>
                        <w:t>For column ‘seconds’, we removed records that showed that the taxis were travelling for more than a day as it seems impossible for cars to be travelling for a day for a trip. Box Plot also showed that outliers were around 6,000,000 seconds thus giving the idea that these values are wrongly inserted.</w:t>
                      </w:r>
                    </w:p>
                    <w:p w14:paraId="057ABADD" w14:textId="77777777" w:rsidR="008C7B13" w:rsidRDefault="008C7B13" w:rsidP="008C7B13"/>
                  </w:txbxContent>
                </v:textbox>
              </v:shape>
            </w:pict>
          </mc:Fallback>
        </mc:AlternateContent>
      </w:r>
      <w:r w:rsidR="008C7B13">
        <w:rPr>
          <w:rFonts w:cstheme="minorHAnsi"/>
          <w:noProof/>
          <w:sz w:val="18"/>
          <w:szCs w:val="18"/>
        </w:rPr>
        <mc:AlternateContent>
          <mc:Choice Requires="wps">
            <w:drawing>
              <wp:anchor distT="0" distB="0" distL="114300" distR="114300" simplePos="0" relativeHeight="251658268" behindDoc="0" locked="0" layoutInCell="1" allowOverlap="1" wp14:anchorId="4EDAF6C9" wp14:editId="2FBD1521">
                <wp:simplePos x="0" y="0"/>
                <wp:positionH relativeFrom="column">
                  <wp:posOffset>1889030</wp:posOffset>
                </wp:positionH>
                <wp:positionV relativeFrom="paragraph">
                  <wp:posOffset>1400879</wp:posOffset>
                </wp:positionV>
                <wp:extent cx="1903730" cy="1177222"/>
                <wp:effectExtent l="0" t="0" r="0" b="4445"/>
                <wp:wrapNone/>
                <wp:docPr id="48" name="Text Box 48"/>
                <wp:cNvGraphicFramePr/>
                <a:graphic xmlns:a="http://schemas.openxmlformats.org/drawingml/2006/main">
                  <a:graphicData uri="http://schemas.microsoft.com/office/word/2010/wordprocessingShape">
                    <wps:wsp>
                      <wps:cNvSpPr txBox="1"/>
                      <wps:spPr>
                        <a:xfrm>
                          <a:off x="0" y="0"/>
                          <a:ext cx="1903730" cy="1177222"/>
                        </a:xfrm>
                        <a:prstGeom prst="rect">
                          <a:avLst/>
                        </a:prstGeom>
                        <a:noFill/>
                        <a:ln w="6350">
                          <a:noFill/>
                        </a:ln>
                      </wps:spPr>
                      <wps:txbx>
                        <w:txbxContent>
                          <w:p w14:paraId="11EE1AF4" w14:textId="77777777" w:rsidR="008C7B13" w:rsidRPr="00EB57BE" w:rsidRDefault="008C7B13" w:rsidP="008C7B13">
                            <w:pPr>
                              <w:rPr>
                                <w:sz w:val="18"/>
                                <w:szCs w:val="18"/>
                              </w:rPr>
                            </w:pPr>
                            <w:r w:rsidRPr="00EB57BE">
                              <w:rPr>
                                <w:sz w:val="18"/>
                                <w:szCs w:val="18"/>
                              </w:rPr>
                              <w:t>For column ‘</w:t>
                            </w:r>
                            <w:proofErr w:type="spellStart"/>
                            <w:r w:rsidRPr="00EB57BE">
                              <w:rPr>
                                <w:sz w:val="18"/>
                                <w:szCs w:val="18"/>
                              </w:rPr>
                              <w:t>gyro_z</w:t>
                            </w:r>
                            <w:proofErr w:type="spellEnd"/>
                            <w:r w:rsidRPr="00EB57BE">
                              <w:rPr>
                                <w:sz w:val="18"/>
                                <w:szCs w:val="18"/>
                              </w:rPr>
                              <w:t>’, we removed records that had below -7rad/s or above 7rad/s because for a car to have a rate of rotation of 401.07 degrees in a second seemed impossible thus we removed values outside of that range.</w:t>
                            </w:r>
                          </w:p>
                          <w:p w14:paraId="69CFF05F" w14:textId="77777777" w:rsidR="008C7B13" w:rsidRDefault="008C7B13" w:rsidP="008C7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AF6C9" id="Text Box 48" o:spid="_x0000_s1035" type="#_x0000_t202" style="position:absolute;margin-left:148.75pt;margin-top:110.3pt;width:149.9pt;height:92.7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" filled="f" stroked="f" strokeweight=".5pt">
                <v:textbox>
                  <w:txbxContent>
                    <w:p w14:paraId="11EE1AF4" w14:textId="77777777" w:rsidR="008C7B13" w:rsidRPr="00EB57BE" w:rsidRDefault="008C7B13" w:rsidP="008C7B13">
                      <w:pPr>
                        <w:rPr>
                          <w:sz w:val="18"/>
                          <w:szCs w:val="18"/>
                        </w:rPr>
                      </w:pPr>
                      <w:r w:rsidRPr="00EB57BE">
                        <w:rPr>
                          <w:sz w:val="18"/>
                          <w:szCs w:val="18"/>
                        </w:rPr>
                        <w:t>For column ‘</w:t>
                      </w:r>
                      <w:proofErr w:type="spellStart"/>
                      <w:r w:rsidRPr="00EB57BE">
                        <w:rPr>
                          <w:sz w:val="18"/>
                          <w:szCs w:val="18"/>
                        </w:rPr>
                        <w:t>gyro_z</w:t>
                      </w:r>
                      <w:proofErr w:type="spellEnd"/>
                      <w:r w:rsidRPr="00EB57BE">
                        <w:rPr>
                          <w:sz w:val="18"/>
                          <w:szCs w:val="18"/>
                        </w:rPr>
                        <w:t>’, we removed records that had below -7rad/s or above 7rad/s because for a car to have a rate of rotation of 401.07 degrees in a second seemed impossible thus we removed values outside of that range.</w:t>
                      </w:r>
                    </w:p>
                    <w:p w14:paraId="69CFF05F" w14:textId="77777777" w:rsidR="008C7B13" w:rsidRDefault="008C7B13" w:rsidP="008C7B13"/>
                  </w:txbxContent>
                </v:textbox>
              </v:shape>
            </w:pict>
          </mc:Fallback>
        </mc:AlternateContent>
      </w:r>
      <w:r w:rsidR="008C7B13">
        <w:rPr>
          <w:rFonts w:cstheme="minorHAnsi"/>
          <w:noProof/>
          <w:sz w:val="18"/>
          <w:szCs w:val="18"/>
        </w:rPr>
        <mc:AlternateContent>
          <mc:Choice Requires="wps">
            <w:drawing>
              <wp:anchor distT="0" distB="0" distL="114300" distR="114300" simplePos="0" relativeHeight="251658267" behindDoc="0" locked="0" layoutInCell="1" allowOverlap="1" wp14:anchorId="79444204" wp14:editId="2CFA724E">
                <wp:simplePos x="0" y="0"/>
                <wp:positionH relativeFrom="column">
                  <wp:posOffset>-191641</wp:posOffset>
                </wp:positionH>
                <wp:positionV relativeFrom="paragraph">
                  <wp:posOffset>1400878</wp:posOffset>
                </wp:positionV>
                <wp:extent cx="1904342" cy="12045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904342" cy="1204599"/>
                        </a:xfrm>
                        <a:prstGeom prst="rect">
                          <a:avLst/>
                        </a:prstGeom>
                        <a:noFill/>
                        <a:ln w="6350">
                          <a:noFill/>
                        </a:ln>
                      </wps:spPr>
                      <wps:txbx>
                        <w:txbxContent>
                          <w:p w14:paraId="6D9AE6F1" w14:textId="510EEE15" w:rsidR="008C7B13" w:rsidRPr="008C7B13" w:rsidRDefault="008C7B13" w:rsidP="008C7B13">
                            <w:pPr>
                              <w:rPr>
                                <w:sz w:val="18"/>
                                <w:szCs w:val="18"/>
                              </w:rPr>
                            </w:pPr>
                            <w:r w:rsidRPr="00EB57BE">
                              <w:rPr>
                                <w:sz w:val="18"/>
                                <w:szCs w:val="18"/>
                              </w:rPr>
                              <w:t>For column ‘</w:t>
                            </w:r>
                            <w:proofErr w:type="spellStart"/>
                            <w:r w:rsidRPr="00EB57BE">
                              <w:rPr>
                                <w:sz w:val="18"/>
                                <w:szCs w:val="18"/>
                              </w:rPr>
                              <w:t>gyro_y</w:t>
                            </w:r>
                            <w:proofErr w:type="spellEnd"/>
                            <w:r w:rsidRPr="00EB57BE">
                              <w:rPr>
                                <w:sz w:val="18"/>
                                <w:szCs w:val="18"/>
                              </w:rPr>
                              <w:t>’, we removed records that had below -6rad/s or above 6rad/s because for a car to have a rate of rotation of 343.775 degrees in a second seemed impossible thus we removed values outside of that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44204" id="Text Box 47" o:spid="_x0000_s1036" type="#_x0000_t202" style="position:absolute;margin-left:-15.1pt;margin-top:110.3pt;width:149.95pt;height:94.8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" filled="f" stroked="f" strokeweight=".5pt">
                <v:textbox>
                  <w:txbxContent>
                    <w:p w14:paraId="6D9AE6F1" w14:textId="510EEE15" w:rsidR="008C7B13" w:rsidRPr="008C7B13" w:rsidRDefault="008C7B13" w:rsidP="008C7B13">
                      <w:pPr>
                        <w:rPr>
                          <w:sz w:val="18"/>
                          <w:szCs w:val="18"/>
                        </w:rPr>
                      </w:pPr>
                      <w:r w:rsidRPr="00EB57BE">
                        <w:rPr>
                          <w:sz w:val="18"/>
                          <w:szCs w:val="18"/>
                        </w:rPr>
                        <w:t>For column ‘</w:t>
                      </w:r>
                      <w:proofErr w:type="spellStart"/>
                      <w:r w:rsidRPr="00EB57BE">
                        <w:rPr>
                          <w:sz w:val="18"/>
                          <w:szCs w:val="18"/>
                        </w:rPr>
                        <w:t>gyro_y</w:t>
                      </w:r>
                      <w:proofErr w:type="spellEnd"/>
                      <w:r w:rsidRPr="00EB57BE">
                        <w:rPr>
                          <w:sz w:val="18"/>
                          <w:szCs w:val="18"/>
                        </w:rPr>
                        <w:t>’, we removed records that had below -6rad/s or above 6rad/s because for a car to have a rate of rotation of 343.775 degrees in a second seemed impossible thus we removed values outside of that range.</w:t>
                      </w:r>
                    </w:p>
                  </w:txbxContent>
                </v:textbox>
              </v:shape>
            </w:pict>
          </mc:Fallback>
        </mc:AlternateContent>
      </w:r>
    </w:p>
    <w:p w14:paraId="4AAF54D7" w14:textId="155D9AD2" w:rsidR="00542523" w:rsidRDefault="00542523" w:rsidP="0094365F">
      <w:pPr>
        <w:rPr>
          <w:ins w:id="32" w:author="JAHANGEER JUMANA HASEEN" w:date="2021-12-10T10:57:00Z"/>
          <w:sz w:val="20"/>
          <w:szCs w:val="20"/>
        </w:rPr>
      </w:pPr>
    </w:p>
    <w:p w14:paraId="1EEF370F" w14:textId="4BA0B2FB" w:rsidR="0094365F" w:rsidRDefault="0094365F" w:rsidP="0094365F">
      <w:pPr>
        <w:rPr>
          <w:sz w:val="20"/>
          <w:szCs w:val="20"/>
        </w:rPr>
      </w:pPr>
    </w:p>
    <w:p w14:paraId="7FD9EB28" w14:textId="739D6612" w:rsidR="008C7B13" w:rsidRDefault="008C7B13" w:rsidP="0094365F">
      <w:pPr>
        <w:rPr>
          <w:sz w:val="20"/>
          <w:szCs w:val="20"/>
        </w:rPr>
      </w:pPr>
    </w:p>
    <w:p w14:paraId="00C19C57" w14:textId="5EEDCB60" w:rsidR="004E7807" w:rsidRPr="00EB57BE" w:rsidRDefault="004E7807" w:rsidP="008C7B13">
      <w:pPr>
        <w:rPr>
          <w:sz w:val="18"/>
          <w:szCs w:val="18"/>
        </w:rPr>
      </w:pPr>
    </w:p>
    <w:p w14:paraId="0391E88A" w14:textId="77777777" w:rsidR="003F5359" w:rsidRPr="00E4673E" w:rsidRDefault="003F5359" w:rsidP="003F5359">
      <w:pPr>
        <w:rPr>
          <w:sz w:val="20"/>
          <w:szCs w:val="20"/>
        </w:rPr>
      </w:pPr>
    </w:p>
    <w:p w14:paraId="4AAA61B9" w14:textId="293A2F85" w:rsidR="003F5359" w:rsidRPr="00E4673E" w:rsidRDefault="003F5359" w:rsidP="00A14CC9">
      <w:pPr>
        <w:pStyle w:val="Heading3"/>
        <w:numPr>
          <w:ilvl w:val="2"/>
          <w:numId w:val="14"/>
        </w:numPr>
        <w:rPr>
          <w:b/>
        </w:rPr>
      </w:pPr>
      <w:bookmarkStart w:id="33" w:name="_Toc89520262"/>
      <w:bookmarkStart w:id="34" w:name="_Toc90061520"/>
      <w:r w:rsidRPr="00E4673E">
        <w:rPr>
          <w:b/>
        </w:rPr>
        <w:t>How we managed the large dataset</w:t>
      </w:r>
      <w:bookmarkEnd w:id="33"/>
      <w:bookmarkEnd w:id="34"/>
    </w:p>
    <w:p w14:paraId="75181E55" w14:textId="77777777" w:rsidR="00EA43F4" w:rsidRPr="00EB57BE" w:rsidRDefault="003F5359" w:rsidP="00EA5CBB">
      <w:pPr>
        <w:jc w:val="both"/>
        <w:rPr>
          <w:sz w:val="18"/>
          <w:szCs w:val="18"/>
        </w:rPr>
      </w:pPr>
      <w:r w:rsidRPr="00EB57BE">
        <w:rPr>
          <w:sz w:val="18"/>
          <w:szCs w:val="18"/>
        </w:rPr>
        <w:t xml:space="preserve">As the dataset was too large, it took a long time for us to load the dataset into our computer thus we decided to split the dataset into 3 parts and each part will be given to </w:t>
      </w:r>
      <w:r w:rsidR="009B6E8D" w:rsidRPr="00EB57BE">
        <w:rPr>
          <w:sz w:val="18"/>
          <w:szCs w:val="18"/>
        </w:rPr>
        <w:t>each of our team members</w:t>
      </w:r>
      <w:r w:rsidRPr="00EB57BE">
        <w:rPr>
          <w:sz w:val="18"/>
          <w:szCs w:val="18"/>
        </w:rPr>
        <w:t xml:space="preserve">. </w:t>
      </w:r>
    </w:p>
    <w:p w14:paraId="2B2801AA" w14:textId="06C95E2B" w:rsidR="00ED5233" w:rsidRPr="00EB57BE" w:rsidRDefault="003F5359" w:rsidP="00EA5CBB">
      <w:pPr>
        <w:spacing w:after="300"/>
        <w:jc w:val="both"/>
        <w:rPr>
          <w:sz w:val="18"/>
          <w:szCs w:val="18"/>
        </w:rPr>
      </w:pPr>
      <w:r w:rsidRPr="00EB57BE">
        <w:rPr>
          <w:sz w:val="18"/>
          <w:szCs w:val="18"/>
        </w:rPr>
        <w:t xml:space="preserve">We spilt the dataset by </w:t>
      </w:r>
      <w:proofErr w:type="spellStart"/>
      <w:r w:rsidRPr="00EB57BE">
        <w:rPr>
          <w:sz w:val="18"/>
          <w:szCs w:val="18"/>
        </w:rPr>
        <w:t>bookingID</w:t>
      </w:r>
      <w:proofErr w:type="spellEnd"/>
      <w:r w:rsidRPr="00EB57BE">
        <w:rPr>
          <w:sz w:val="18"/>
          <w:szCs w:val="18"/>
        </w:rPr>
        <w:t>. The first set contains 2,900,342 records. The second sets contain 2,515,201 records. The third set contains 1,691,277 records. In total, these 3 sets have a total of 7,106,820 records.</w:t>
      </w:r>
      <w:r w:rsidR="007D4EBC" w:rsidRPr="00EB57BE">
        <w:rPr>
          <w:sz w:val="18"/>
          <w:szCs w:val="18"/>
        </w:rPr>
        <w:t xml:space="preserve"> This was after the removal of outliers.</w:t>
      </w:r>
      <w:r w:rsidR="004179D3" w:rsidRPr="00EB57BE">
        <w:rPr>
          <w:sz w:val="18"/>
          <w:szCs w:val="18"/>
        </w:rPr>
        <w:t xml:space="preserve"> Hence, with the respective set of data given to each of us</w:t>
      </w:r>
      <w:r w:rsidR="00493A83" w:rsidRPr="00EB57BE">
        <w:rPr>
          <w:sz w:val="18"/>
          <w:szCs w:val="18"/>
        </w:rPr>
        <w:t>,</w:t>
      </w:r>
      <w:r w:rsidR="004179D3" w:rsidRPr="00EB57BE">
        <w:rPr>
          <w:sz w:val="18"/>
          <w:szCs w:val="18"/>
        </w:rPr>
        <w:t xml:space="preserve"> we proceeded to </w:t>
      </w:r>
      <w:r w:rsidR="00493A83" w:rsidRPr="00EB57BE">
        <w:rPr>
          <w:sz w:val="18"/>
          <w:szCs w:val="18"/>
        </w:rPr>
        <w:t>handle the null records in each of the dataset.</w:t>
      </w:r>
      <w:r w:rsidR="00ED5233" w:rsidRPr="00EB57BE">
        <w:rPr>
          <w:sz w:val="18"/>
          <w:szCs w:val="18"/>
        </w:rPr>
        <w:t xml:space="preserve"> </w:t>
      </w:r>
    </w:p>
    <w:p w14:paraId="73F4FA57" w14:textId="799C5C3E" w:rsidR="000B546D" w:rsidRPr="00E4673E" w:rsidRDefault="00FD310E" w:rsidP="00A14CC9">
      <w:pPr>
        <w:pStyle w:val="Heading3"/>
        <w:numPr>
          <w:ilvl w:val="2"/>
          <w:numId w:val="14"/>
        </w:numPr>
        <w:jc w:val="both"/>
        <w:rPr>
          <w:b/>
        </w:rPr>
      </w:pPr>
      <w:bookmarkStart w:id="35" w:name="_Toc89520264"/>
      <w:bookmarkStart w:id="36" w:name="_Toc90061521"/>
      <w:r w:rsidRPr="00E4673E">
        <w:rPr>
          <w:b/>
        </w:rPr>
        <w:t xml:space="preserve">Handling </w:t>
      </w:r>
      <w:r w:rsidR="000B546D" w:rsidRPr="00E4673E">
        <w:rPr>
          <w:b/>
        </w:rPr>
        <w:t>Null values</w:t>
      </w:r>
      <w:bookmarkEnd w:id="35"/>
      <w:bookmarkEnd w:id="36"/>
      <w:r w:rsidR="00EE6849" w:rsidRPr="00E4673E">
        <w:rPr>
          <w:b/>
        </w:rPr>
        <w:t xml:space="preserve"> </w:t>
      </w:r>
    </w:p>
    <w:p w14:paraId="613DAE1E" w14:textId="34FF3906" w:rsidR="00625B27" w:rsidRPr="00E4673E" w:rsidRDefault="002C10AF" w:rsidP="00451249">
      <w:pPr>
        <w:pStyle w:val="Heading4"/>
        <w:rPr>
          <w:b/>
          <w:i w:val="0"/>
        </w:rPr>
      </w:pPr>
      <w:r w:rsidRPr="00E4673E">
        <w:rPr>
          <w:b/>
          <w:i w:val="0"/>
        </w:rPr>
        <w:t>Accuracy column</w:t>
      </w:r>
    </w:p>
    <w:p w14:paraId="36CDD139" w14:textId="61DE1794" w:rsidR="00411672" w:rsidRPr="00EB57BE" w:rsidRDefault="00411672" w:rsidP="00451249">
      <w:pPr>
        <w:rPr>
          <w:sz w:val="18"/>
          <w:szCs w:val="18"/>
        </w:rPr>
      </w:pPr>
      <w:r w:rsidRPr="00EB57BE">
        <w:rPr>
          <w:sz w:val="18"/>
          <w:szCs w:val="18"/>
        </w:rPr>
        <w:t xml:space="preserve">For the </w:t>
      </w:r>
      <w:r w:rsidR="008956F5" w:rsidRPr="00EB57BE">
        <w:rPr>
          <w:sz w:val="18"/>
          <w:szCs w:val="18"/>
        </w:rPr>
        <w:t>‘accuracy’</w:t>
      </w:r>
      <w:r w:rsidRPr="00EB57BE">
        <w:rPr>
          <w:sz w:val="18"/>
          <w:szCs w:val="18"/>
        </w:rPr>
        <w:t xml:space="preserve"> column, </w:t>
      </w:r>
      <w:r w:rsidR="007A2BB1" w:rsidRPr="00EB57BE">
        <w:rPr>
          <w:sz w:val="18"/>
          <w:szCs w:val="18"/>
        </w:rPr>
        <w:t xml:space="preserve">we decided to </w:t>
      </w:r>
      <w:r w:rsidR="00A84F39" w:rsidRPr="00EB57BE">
        <w:rPr>
          <w:sz w:val="18"/>
          <w:szCs w:val="18"/>
        </w:rPr>
        <w:t xml:space="preserve">replace the null values with the mode </w:t>
      </w:r>
      <w:r w:rsidR="00AB5291" w:rsidRPr="00EB57BE">
        <w:rPr>
          <w:sz w:val="18"/>
          <w:szCs w:val="18"/>
        </w:rPr>
        <w:t xml:space="preserve">for each </w:t>
      </w:r>
      <w:proofErr w:type="spellStart"/>
      <w:r w:rsidR="00AB5291" w:rsidRPr="00EB57BE">
        <w:rPr>
          <w:sz w:val="18"/>
          <w:szCs w:val="18"/>
        </w:rPr>
        <w:t>bookingID</w:t>
      </w:r>
      <w:proofErr w:type="spellEnd"/>
      <w:r w:rsidR="00AB5291" w:rsidRPr="00EB57BE">
        <w:rPr>
          <w:sz w:val="18"/>
          <w:szCs w:val="18"/>
        </w:rPr>
        <w:t xml:space="preserve">. </w:t>
      </w:r>
      <w:r w:rsidR="00CE4251" w:rsidRPr="00EB57BE">
        <w:rPr>
          <w:sz w:val="18"/>
          <w:szCs w:val="18"/>
        </w:rPr>
        <w:t>Our assumption is that the best accuracy value for a trip represents the overall GPS accuracy for the trip</w:t>
      </w:r>
    </w:p>
    <w:p w14:paraId="18ADA7CA" w14:textId="3147E3A1" w:rsidR="00CA291B" w:rsidRPr="00E4673E" w:rsidRDefault="00CA291B" w:rsidP="00451249">
      <w:pPr>
        <w:pStyle w:val="Heading4"/>
        <w:rPr>
          <w:b/>
          <w:i w:val="0"/>
        </w:rPr>
      </w:pPr>
      <w:r w:rsidRPr="00E4673E">
        <w:rPr>
          <w:b/>
          <w:i w:val="0"/>
        </w:rPr>
        <w:t>Bearing column</w:t>
      </w:r>
    </w:p>
    <w:p w14:paraId="7B95A6BB" w14:textId="7411C4EF" w:rsidR="00994CA6" w:rsidRPr="00EB57BE" w:rsidRDefault="008956F5" w:rsidP="00451249">
      <w:pPr>
        <w:rPr>
          <w:sz w:val="18"/>
          <w:szCs w:val="18"/>
        </w:rPr>
      </w:pPr>
      <w:r w:rsidRPr="00EB57BE">
        <w:rPr>
          <w:sz w:val="18"/>
          <w:szCs w:val="18"/>
        </w:rPr>
        <w:t>For the ‘Bearing’ column, we decided to replace the null values with 0</w:t>
      </w:r>
      <w:r w:rsidR="0025617D" w:rsidRPr="00EB57BE">
        <w:rPr>
          <w:sz w:val="18"/>
          <w:szCs w:val="18"/>
        </w:rPr>
        <w:t>. Since we were unsure of which direction the vehicle was heading towards, we decided to keep the missing value to a neutral value of 0</w:t>
      </w:r>
      <w:r w:rsidR="00AC3256" w:rsidRPr="00EB57BE">
        <w:rPr>
          <w:sz w:val="18"/>
          <w:szCs w:val="18"/>
        </w:rPr>
        <w:t xml:space="preserve"> which indicates </w:t>
      </w:r>
      <w:r w:rsidR="004F2134" w:rsidRPr="00EB57BE">
        <w:rPr>
          <w:sz w:val="18"/>
          <w:szCs w:val="18"/>
        </w:rPr>
        <w:t>the North direction.</w:t>
      </w:r>
    </w:p>
    <w:p w14:paraId="06208806" w14:textId="07F12EFF" w:rsidR="0005454C" w:rsidRPr="00E4673E" w:rsidRDefault="00416BEC" w:rsidP="00451249">
      <w:pPr>
        <w:pStyle w:val="Heading4"/>
        <w:rPr>
          <w:b/>
          <w:i w:val="0"/>
        </w:rPr>
      </w:pPr>
      <w:r w:rsidRPr="00E4673E">
        <w:rPr>
          <w:b/>
          <w:i w:val="0"/>
        </w:rPr>
        <w:t xml:space="preserve">Speed, </w:t>
      </w:r>
      <w:r w:rsidR="00994CA6" w:rsidRPr="00E4673E">
        <w:rPr>
          <w:b/>
          <w:i w:val="0"/>
        </w:rPr>
        <w:t>Acceleration and Gyro</w:t>
      </w:r>
      <w:r w:rsidR="0005454C" w:rsidRPr="00E4673E">
        <w:rPr>
          <w:b/>
          <w:i w:val="0"/>
        </w:rPr>
        <w:t xml:space="preserve"> column</w:t>
      </w:r>
      <w:r w:rsidR="00994CA6" w:rsidRPr="00E4673E">
        <w:rPr>
          <w:b/>
          <w:i w:val="0"/>
        </w:rPr>
        <w:t>s</w:t>
      </w:r>
    </w:p>
    <w:p w14:paraId="46D3D5F7" w14:textId="77777777" w:rsidR="006A7350" w:rsidRPr="00EB57BE" w:rsidRDefault="00C940FE" w:rsidP="00451249">
      <w:pPr>
        <w:rPr>
          <w:sz w:val="18"/>
          <w:szCs w:val="18"/>
        </w:rPr>
      </w:pPr>
      <w:r w:rsidRPr="00EB57BE">
        <w:rPr>
          <w:sz w:val="18"/>
          <w:szCs w:val="18"/>
        </w:rPr>
        <w:t xml:space="preserve">For the acceleration and gyro columns for all axis, </w:t>
      </w:r>
      <w:r w:rsidR="002B6A07" w:rsidRPr="00EB57BE">
        <w:rPr>
          <w:sz w:val="18"/>
          <w:szCs w:val="18"/>
        </w:rPr>
        <w:t>we decided to replace the null values with the median based on the value before and after the null record.</w:t>
      </w:r>
      <w:r w:rsidR="00415A57" w:rsidRPr="00EB57BE">
        <w:rPr>
          <w:sz w:val="18"/>
          <w:szCs w:val="18"/>
        </w:rPr>
        <w:t xml:space="preserve"> </w:t>
      </w:r>
      <w:r w:rsidR="002978DF" w:rsidRPr="00EB57BE">
        <w:rPr>
          <w:sz w:val="18"/>
          <w:szCs w:val="18"/>
        </w:rPr>
        <w:t>When grouped by ‘</w:t>
      </w:r>
      <w:proofErr w:type="spellStart"/>
      <w:r w:rsidR="002978DF" w:rsidRPr="00EB57BE">
        <w:rPr>
          <w:sz w:val="18"/>
          <w:szCs w:val="18"/>
        </w:rPr>
        <w:t>bookingID</w:t>
      </w:r>
      <w:proofErr w:type="spellEnd"/>
      <w:r w:rsidR="002978DF" w:rsidRPr="00EB57BE">
        <w:rPr>
          <w:sz w:val="18"/>
          <w:szCs w:val="18"/>
        </w:rPr>
        <w:t>’ column and ordered by the ‘seconds’ column</w:t>
      </w:r>
      <w:r w:rsidR="00415A57" w:rsidRPr="00EB57BE">
        <w:rPr>
          <w:sz w:val="18"/>
          <w:szCs w:val="18"/>
        </w:rPr>
        <w:t xml:space="preserve">, we </w:t>
      </w:r>
      <w:r w:rsidR="002978DF" w:rsidRPr="00EB57BE">
        <w:rPr>
          <w:sz w:val="18"/>
          <w:szCs w:val="18"/>
        </w:rPr>
        <w:t xml:space="preserve">realised there were </w:t>
      </w:r>
      <w:r w:rsidR="00F63783" w:rsidRPr="00EB57BE">
        <w:rPr>
          <w:sz w:val="18"/>
          <w:szCs w:val="18"/>
        </w:rPr>
        <w:t xml:space="preserve">some </w:t>
      </w:r>
      <w:r w:rsidR="002978DF" w:rsidRPr="00EB57BE">
        <w:rPr>
          <w:sz w:val="18"/>
          <w:szCs w:val="18"/>
        </w:rPr>
        <w:t xml:space="preserve">null </w:t>
      </w:r>
      <w:r w:rsidR="002F2817" w:rsidRPr="00EB57BE">
        <w:rPr>
          <w:sz w:val="18"/>
          <w:szCs w:val="18"/>
        </w:rPr>
        <w:t xml:space="preserve">values for the very </w:t>
      </w:r>
      <w:r w:rsidR="0040469D" w:rsidRPr="00EB57BE">
        <w:rPr>
          <w:sz w:val="18"/>
          <w:szCs w:val="18"/>
        </w:rPr>
        <w:t>first</w:t>
      </w:r>
      <w:r w:rsidR="002F2817" w:rsidRPr="00EB57BE">
        <w:rPr>
          <w:sz w:val="18"/>
          <w:szCs w:val="18"/>
        </w:rPr>
        <w:t xml:space="preserve"> record or the last record. </w:t>
      </w:r>
    </w:p>
    <w:p w14:paraId="26530BA8" w14:textId="12AB65D9" w:rsidR="00CE4251" w:rsidRPr="00EB57BE" w:rsidRDefault="002F2817" w:rsidP="00451249">
      <w:pPr>
        <w:rPr>
          <w:sz w:val="18"/>
          <w:szCs w:val="18"/>
        </w:rPr>
      </w:pPr>
      <w:r w:rsidRPr="00EB57BE">
        <w:rPr>
          <w:sz w:val="18"/>
          <w:szCs w:val="18"/>
        </w:rPr>
        <w:t>Since we</w:t>
      </w:r>
      <w:r w:rsidR="004F3F45" w:rsidRPr="00EB57BE">
        <w:rPr>
          <w:sz w:val="18"/>
          <w:szCs w:val="18"/>
        </w:rPr>
        <w:t xml:space="preserve"> cannot possibly find the median for these records, </w:t>
      </w:r>
      <w:r w:rsidR="0040469D" w:rsidRPr="00EB57BE">
        <w:rPr>
          <w:sz w:val="18"/>
          <w:szCs w:val="18"/>
        </w:rPr>
        <w:t xml:space="preserve">the standard deviation for the </w:t>
      </w:r>
      <w:r w:rsidR="00FF5602" w:rsidRPr="00EB57BE">
        <w:rPr>
          <w:sz w:val="18"/>
          <w:szCs w:val="18"/>
        </w:rPr>
        <w:t xml:space="preserve">respective columns for each </w:t>
      </w:r>
      <w:proofErr w:type="spellStart"/>
      <w:r w:rsidR="00FF5602" w:rsidRPr="00EB57BE">
        <w:rPr>
          <w:sz w:val="18"/>
          <w:szCs w:val="18"/>
        </w:rPr>
        <w:t>bookingID</w:t>
      </w:r>
      <w:proofErr w:type="spellEnd"/>
      <w:r w:rsidR="00FF5602" w:rsidRPr="00EB57BE">
        <w:rPr>
          <w:sz w:val="18"/>
          <w:szCs w:val="18"/>
        </w:rPr>
        <w:t xml:space="preserve"> </w:t>
      </w:r>
      <w:r w:rsidR="004F3F45" w:rsidRPr="00EB57BE">
        <w:rPr>
          <w:sz w:val="18"/>
          <w:szCs w:val="18"/>
        </w:rPr>
        <w:t>was found</w:t>
      </w:r>
      <w:r w:rsidR="00C959AF" w:rsidRPr="00EB57BE">
        <w:rPr>
          <w:sz w:val="18"/>
          <w:szCs w:val="18"/>
        </w:rPr>
        <w:t xml:space="preserve"> </w:t>
      </w:r>
      <w:r w:rsidR="006A7350" w:rsidRPr="00EB57BE">
        <w:rPr>
          <w:sz w:val="18"/>
          <w:szCs w:val="18"/>
        </w:rPr>
        <w:t xml:space="preserve">first. Then, for null values </w:t>
      </w:r>
      <w:r w:rsidR="008776DE" w:rsidRPr="00EB57BE">
        <w:rPr>
          <w:sz w:val="18"/>
          <w:szCs w:val="18"/>
        </w:rPr>
        <w:t>at the</w:t>
      </w:r>
      <w:r w:rsidR="00C54B1F" w:rsidRPr="00EB57BE">
        <w:rPr>
          <w:sz w:val="18"/>
          <w:szCs w:val="18"/>
        </w:rPr>
        <w:t xml:space="preserve"> start, </w:t>
      </w:r>
      <w:r w:rsidR="00680DD5" w:rsidRPr="00EB57BE">
        <w:rPr>
          <w:sz w:val="18"/>
          <w:szCs w:val="18"/>
        </w:rPr>
        <w:t xml:space="preserve">they were replaced with value obtained from </w:t>
      </w:r>
      <w:r w:rsidR="00D85350" w:rsidRPr="00EB57BE">
        <w:rPr>
          <w:sz w:val="18"/>
          <w:szCs w:val="18"/>
        </w:rPr>
        <w:t xml:space="preserve">subtracting the standard deviation from the next </w:t>
      </w:r>
      <w:r w:rsidR="003A0BDE" w:rsidRPr="00EB57BE">
        <w:rPr>
          <w:sz w:val="18"/>
          <w:szCs w:val="18"/>
        </w:rPr>
        <w:t>value</w:t>
      </w:r>
      <w:r w:rsidR="0031041E" w:rsidRPr="00EB57BE">
        <w:rPr>
          <w:sz w:val="18"/>
          <w:szCs w:val="18"/>
        </w:rPr>
        <w:t xml:space="preserve"> in the respective column</w:t>
      </w:r>
      <w:r w:rsidR="00D85350" w:rsidRPr="00EB57BE">
        <w:rPr>
          <w:sz w:val="18"/>
          <w:szCs w:val="18"/>
        </w:rPr>
        <w:t xml:space="preserve">. </w:t>
      </w:r>
      <w:r w:rsidR="00325CA4" w:rsidRPr="00EB57BE">
        <w:rPr>
          <w:sz w:val="18"/>
          <w:szCs w:val="18"/>
        </w:rPr>
        <w:t xml:space="preserve">Whereas null values at the end were replaced with the value obtained from </w:t>
      </w:r>
      <w:r w:rsidR="005C4C44" w:rsidRPr="00EB57BE">
        <w:rPr>
          <w:sz w:val="18"/>
          <w:szCs w:val="18"/>
        </w:rPr>
        <w:t>adding</w:t>
      </w:r>
      <w:r w:rsidR="00325CA4" w:rsidRPr="00EB57BE">
        <w:rPr>
          <w:sz w:val="18"/>
          <w:szCs w:val="18"/>
        </w:rPr>
        <w:t xml:space="preserve"> the standard deviation</w:t>
      </w:r>
      <w:r w:rsidR="00D85350" w:rsidRPr="00EB57BE">
        <w:rPr>
          <w:sz w:val="18"/>
          <w:szCs w:val="18"/>
        </w:rPr>
        <w:t xml:space="preserve"> </w:t>
      </w:r>
      <w:r w:rsidR="0031041E" w:rsidRPr="00EB57BE">
        <w:rPr>
          <w:sz w:val="18"/>
          <w:szCs w:val="18"/>
        </w:rPr>
        <w:t>from previous value in the respective column</w:t>
      </w:r>
      <w:r w:rsidR="003A0BDE" w:rsidRPr="00EB57BE">
        <w:rPr>
          <w:sz w:val="18"/>
          <w:szCs w:val="18"/>
        </w:rPr>
        <w:t>.</w:t>
      </w:r>
    </w:p>
    <w:p w14:paraId="3EA8A57C" w14:textId="4F94CFB1" w:rsidR="003A0BDE" w:rsidRPr="00EB57BE" w:rsidRDefault="003A0BDE" w:rsidP="00451249">
      <w:pPr>
        <w:rPr>
          <w:sz w:val="18"/>
          <w:szCs w:val="18"/>
        </w:rPr>
      </w:pPr>
      <w:r w:rsidRPr="00EB57BE">
        <w:rPr>
          <w:sz w:val="18"/>
          <w:szCs w:val="18"/>
        </w:rPr>
        <w:t xml:space="preserve">Similarly, for consecutive null values, </w:t>
      </w:r>
      <w:r w:rsidR="002F76A5" w:rsidRPr="00EB57BE">
        <w:rPr>
          <w:sz w:val="18"/>
          <w:szCs w:val="18"/>
        </w:rPr>
        <w:t xml:space="preserve">they were replaced with values by simply adding the </w:t>
      </w:r>
      <w:r w:rsidR="007862CB" w:rsidRPr="00EB57BE">
        <w:rPr>
          <w:sz w:val="18"/>
          <w:szCs w:val="18"/>
        </w:rPr>
        <w:t xml:space="preserve">standard deviation </w:t>
      </w:r>
      <w:r w:rsidR="002F76A5" w:rsidRPr="00EB57BE">
        <w:rPr>
          <w:sz w:val="18"/>
          <w:szCs w:val="18"/>
        </w:rPr>
        <w:t>with</w:t>
      </w:r>
      <w:r w:rsidR="007862CB" w:rsidRPr="00EB57BE">
        <w:rPr>
          <w:sz w:val="18"/>
          <w:szCs w:val="18"/>
        </w:rPr>
        <w:t xml:space="preserve"> the previous records.</w:t>
      </w:r>
    </w:p>
    <w:p w14:paraId="290F0EEB" w14:textId="4BA672CA" w:rsidR="0005454C" w:rsidRPr="00E4673E" w:rsidRDefault="0005454C" w:rsidP="00451249">
      <w:pPr>
        <w:pStyle w:val="Heading4"/>
        <w:rPr>
          <w:b/>
          <w:i w:val="0"/>
          <w:sz w:val="20"/>
          <w:szCs w:val="20"/>
        </w:rPr>
      </w:pPr>
      <w:r w:rsidRPr="00E4673E">
        <w:rPr>
          <w:b/>
          <w:i w:val="0"/>
        </w:rPr>
        <w:t>Seconds column</w:t>
      </w:r>
    </w:p>
    <w:p w14:paraId="50111F22" w14:textId="7315E119" w:rsidR="00F73DB6" w:rsidRPr="00EB57BE" w:rsidRDefault="00CB7064" w:rsidP="00451249">
      <w:pPr>
        <w:rPr>
          <w:sz w:val="18"/>
          <w:szCs w:val="18"/>
        </w:rPr>
      </w:pPr>
      <w:r w:rsidRPr="00EB57BE">
        <w:rPr>
          <w:sz w:val="18"/>
          <w:szCs w:val="18"/>
        </w:rPr>
        <w:t xml:space="preserve">For the ‘seconds’ column, </w:t>
      </w:r>
      <w:r w:rsidR="00A06E66" w:rsidRPr="00EB57BE">
        <w:rPr>
          <w:sz w:val="18"/>
          <w:szCs w:val="18"/>
        </w:rPr>
        <w:t xml:space="preserve">it did not seem appropriate for us to replace null values with average, </w:t>
      </w:r>
      <w:r w:rsidR="006A6697" w:rsidRPr="00EB57BE">
        <w:rPr>
          <w:sz w:val="18"/>
          <w:szCs w:val="18"/>
        </w:rPr>
        <w:t xml:space="preserve">mode, median, the previous or the following value. Hence, since the </w:t>
      </w:r>
      <w:r w:rsidR="000F773C" w:rsidRPr="00EB57BE">
        <w:rPr>
          <w:sz w:val="18"/>
          <w:szCs w:val="18"/>
        </w:rPr>
        <w:t>number of null values in seconds column is 96,882 which is not significantly a lot, we decided to remove all the null values.</w:t>
      </w:r>
    </w:p>
    <w:p w14:paraId="5822D0C4" w14:textId="6AB814C7" w:rsidR="003D0CDB" w:rsidRPr="00451249" w:rsidRDefault="003D0CDB" w:rsidP="00A14CC9">
      <w:pPr>
        <w:pStyle w:val="Heading2"/>
        <w:numPr>
          <w:ilvl w:val="1"/>
          <w:numId w:val="14"/>
        </w:numPr>
        <w:rPr>
          <w:b/>
          <w:sz w:val="28"/>
          <w:szCs w:val="28"/>
        </w:rPr>
      </w:pPr>
      <w:bookmarkStart w:id="37" w:name="_Toc89520265"/>
      <w:bookmarkStart w:id="38" w:name="_Toc90061522"/>
      <w:r w:rsidRPr="00451249">
        <w:rPr>
          <w:b/>
          <w:sz w:val="28"/>
          <w:szCs w:val="28"/>
        </w:rPr>
        <w:lastRenderedPageBreak/>
        <w:t>Loading</w:t>
      </w:r>
      <w:bookmarkEnd w:id="37"/>
      <w:bookmarkEnd w:id="38"/>
    </w:p>
    <w:p w14:paraId="1BA77668" w14:textId="665652FA" w:rsidR="00672A48" w:rsidRPr="00EB57BE" w:rsidRDefault="00672A48" w:rsidP="0094365F">
      <w:pPr>
        <w:rPr>
          <w:sz w:val="18"/>
          <w:szCs w:val="18"/>
        </w:rPr>
      </w:pPr>
      <w:r w:rsidRPr="00EB57BE">
        <w:rPr>
          <w:sz w:val="18"/>
          <w:szCs w:val="18"/>
        </w:rPr>
        <w:t xml:space="preserve">After removing the respective outliers as well as null values, </w:t>
      </w:r>
      <w:r w:rsidR="008E2904" w:rsidRPr="00EB57BE">
        <w:rPr>
          <w:sz w:val="18"/>
          <w:szCs w:val="18"/>
        </w:rPr>
        <w:t xml:space="preserve">we were left with </w:t>
      </w:r>
      <w:r w:rsidR="003B28EB" w:rsidRPr="00EB57BE">
        <w:rPr>
          <w:sz w:val="18"/>
          <w:szCs w:val="18"/>
        </w:rPr>
        <w:t xml:space="preserve">7,194,253 </w:t>
      </w:r>
      <w:r w:rsidR="00C32D5C" w:rsidRPr="00EB57BE">
        <w:rPr>
          <w:sz w:val="18"/>
          <w:szCs w:val="18"/>
        </w:rPr>
        <w:t xml:space="preserve">records </w:t>
      </w:r>
      <w:r w:rsidR="008E2904" w:rsidRPr="00EB57BE">
        <w:rPr>
          <w:sz w:val="18"/>
          <w:szCs w:val="18"/>
        </w:rPr>
        <w:t xml:space="preserve">out of the initial </w:t>
      </w:r>
      <w:r w:rsidR="0063539C">
        <w:rPr>
          <w:sz w:val="18"/>
          <w:szCs w:val="18"/>
        </w:rPr>
        <w:t>7,469,656</w:t>
      </w:r>
      <w:ins w:id="39" w:author="JAHANGEER JUMANA HASEEN" w:date="2021-12-09T14:52:00Z">
        <w:r w:rsidR="00ED7E06" w:rsidRPr="00EB57BE">
          <w:rPr>
            <w:sz w:val="18"/>
            <w:szCs w:val="18"/>
          </w:rPr>
          <w:t xml:space="preserve"> </w:t>
        </w:r>
      </w:ins>
      <w:r w:rsidR="0063539C">
        <w:rPr>
          <w:sz w:val="18"/>
          <w:szCs w:val="18"/>
        </w:rPr>
        <w:t>re</w:t>
      </w:r>
      <w:r w:rsidR="00C32D5C" w:rsidRPr="00EB57BE">
        <w:rPr>
          <w:sz w:val="18"/>
          <w:szCs w:val="18"/>
        </w:rPr>
        <w:t xml:space="preserve">cords. Therefore, </w:t>
      </w:r>
      <w:r w:rsidR="001A5CA8" w:rsidRPr="00EB57BE">
        <w:rPr>
          <w:sz w:val="18"/>
          <w:szCs w:val="18"/>
        </w:rPr>
        <w:t>overall,</w:t>
      </w:r>
      <w:r w:rsidR="00C32D5C" w:rsidRPr="00EB57BE">
        <w:rPr>
          <w:sz w:val="18"/>
          <w:szCs w:val="18"/>
        </w:rPr>
        <w:t xml:space="preserve"> after the whole data cleaning process we were able to still retain </w:t>
      </w:r>
      <w:r w:rsidR="006478F0" w:rsidRPr="00EB57BE">
        <w:rPr>
          <w:sz w:val="18"/>
          <w:szCs w:val="18"/>
        </w:rPr>
        <w:t>approximately</w:t>
      </w:r>
      <w:r w:rsidR="00383491" w:rsidRPr="00EB57BE">
        <w:rPr>
          <w:sz w:val="18"/>
          <w:szCs w:val="18"/>
        </w:rPr>
        <w:t xml:space="preserve"> 9</w:t>
      </w:r>
      <w:r w:rsidR="0063539C">
        <w:rPr>
          <w:sz w:val="18"/>
          <w:szCs w:val="18"/>
        </w:rPr>
        <w:t>6</w:t>
      </w:r>
      <w:r w:rsidR="006478F0" w:rsidRPr="00EB57BE">
        <w:rPr>
          <w:sz w:val="18"/>
          <w:szCs w:val="18"/>
        </w:rPr>
        <w:t xml:space="preserve">% of the original data. </w:t>
      </w:r>
    </w:p>
    <w:p w14:paraId="0D57FAB7" w14:textId="0144471C" w:rsidR="001A5CA8" w:rsidRPr="00EB57BE" w:rsidRDefault="002149CF" w:rsidP="0094365F">
      <w:pPr>
        <w:spacing w:after="300"/>
        <w:rPr>
          <w:sz w:val="18"/>
          <w:szCs w:val="18"/>
        </w:rPr>
      </w:pPr>
      <w:r w:rsidRPr="00EB57BE">
        <w:rPr>
          <w:sz w:val="18"/>
          <w:szCs w:val="18"/>
        </w:rPr>
        <w:t xml:space="preserve">All 3 sets of </w:t>
      </w:r>
      <w:r w:rsidR="009639B2" w:rsidRPr="00EB57BE">
        <w:rPr>
          <w:sz w:val="18"/>
          <w:szCs w:val="18"/>
        </w:rPr>
        <w:t xml:space="preserve">cleaned </w:t>
      </w:r>
      <w:r w:rsidRPr="00EB57BE">
        <w:rPr>
          <w:sz w:val="18"/>
          <w:szCs w:val="18"/>
        </w:rPr>
        <w:t>data were con</w:t>
      </w:r>
      <w:r w:rsidR="009639B2" w:rsidRPr="00EB57BE">
        <w:rPr>
          <w:sz w:val="18"/>
          <w:szCs w:val="18"/>
        </w:rPr>
        <w:t>catenated to form the final features dataset</w:t>
      </w:r>
      <w:r w:rsidR="00E907FB" w:rsidRPr="00EB57BE">
        <w:rPr>
          <w:sz w:val="18"/>
          <w:szCs w:val="18"/>
        </w:rPr>
        <w:t xml:space="preserve"> and loaded in a CSV file named </w:t>
      </w:r>
      <w:r w:rsidR="003B28EB" w:rsidRPr="00EB57BE">
        <w:rPr>
          <w:sz w:val="18"/>
          <w:szCs w:val="18"/>
        </w:rPr>
        <w:t>‘final_features.csv’</w:t>
      </w:r>
      <w:r w:rsidR="00E907FB" w:rsidRPr="00EB57BE">
        <w:rPr>
          <w:sz w:val="18"/>
          <w:szCs w:val="18"/>
        </w:rPr>
        <w:t>.</w:t>
      </w:r>
    </w:p>
    <w:p w14:paraId="4C9A1A22" w14:textId="73F3A8FE" w:rsidR="003D2FF5" w:rsidRPr="00E4673E" w:rsidRDefault="00204115" w:rsidP="00A14CC9">
      <w:pPr>
        <w:pStyle w:val="Heading1"/>
        <w:numPr>
          <w:ilvl w:val="0"/>
          <w:numId w:val="14"/>
        </w:numPr>
        <w:rPr>
          <w:b/>
        </w:rPr>
      </w:pPr>
      <w:bookmarkStart w:id="40" w:name="_Toc89520266"/>
      <w:bookmarkStart w:id="41" w:name="_Toc90061523"/>
      <w:r w:rsidRPr="00E4673E">
        <w:rPr>
          <w:b/>
        </w:rPr>
        <w:t>Data Visualization</w:t>
      </w:r>
      <w:bookmarkEnd w:id="40"/>
      <w:bookmarkEnd w:id="41"/>
    </w:p>
    <w:p w14:paraId="639E80EF" w14:textId="55F4809D" w:rsidR="0086679D" w:rsidRPr="00EB57BE" w:rsidRDefault="0086679D" w:rsidP="0086679D">
      <w:pPr>
        <w:rPr>
          <w:sz w:val="18"/>
          <w:szCs w:val="18"/>
        </w:rPr>
      </w:pPr>
      <w:r w:rsidRPr="00EB57BE">
        <w:rPr>
          <w:sz w:val="18"/>
          <w:szCs w:val="18"/>
        </w:rPr>
        <w:t xml:space="preserve">For visualization purposes, the final features and labels datasets were merged to form </w:t>
      </w:r>
      <w:r w:rsidR="00864FC4" w:rsidRPr="00EB57BE">
        <w:rPr>
          <w:sz w:val="18"/>
          <w:szCs w:val="18"/>
        </w:rPr>
        <w:t>a new dataset. The final dataset</w:t>
      </w:r>
      <w:r w:rsidR="004C0DC1" w:rsidRPr="00EB57BE">
        <w:rPr>
          <w:sz w:val="18"/>
          <w:szCs w:val="18"/>
        </w:rPr>
        <w:t xml:space="preserve"> </w:t>
      </w:r>
      <w:r w:rsidR="00737468" w:rsidRPr="00EB57BE">
        <w:rPr>
          <w:sz w:val="18"/>
          <w:szCs w:val="18"/>
        </w:rPr>
        <w:t xml:space="preserve">has </w:t>
      </w:r>
      <w:r w:rsidR="004C0DC1" w:rsidRPr="00EB57BE">
        <w:rPr>
          <w:sz w:val="18"/>
          <w:szCs w:val="18"/>
        </w:rPr>
        <w:t>7,194,253</w:t>
      </w:r>
      <w:r w:rsidR="00737468" w:rsidRPr="00EB57BE">
        <w:rPr>
          <w:sz w:val="18"/>
          <w:szCs w:val="18"/>
        </w:rPr>
        <w:t xml:space="preserve"> records and 12 columns. A preview of the dataset is shown below:</w:t>
      </w:r>
    </w:p>
    <w:p w14:paraId="5FB8A50B" w14:textId="732D4A0F" w:rsidR="00737468" w:rsidRPr="00E4673E" w:rsidRDefault="001B305B" w:rsidP="0086679D">
      <w:pPr>
        <w:rPr>
          <w:sz w:val="20"/>
          <w:szCs w:val="20"/>
        </w:rPr>
      </w:pPr>
      <w:r w:rsidRPr="00E4673E">
        <w:rPr>
          <w:noProof/>
          <w:sz w:val="20"/>
          <w:szCs w:val="20"/>
        </w:rPr>
        <w:drawing>
          <wp:inline distT="0" distB="0" distL="0" distR="0" wp14:anchorId="7A54082B" wp14:editId="5825E73A">
            <wp:extent cx="4781550" cy="852372"/>
            <wp:effectExtent l="19050" t="19050" r="19050" b="2413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4820058" cy="859237"/>
                    </a:xfrm>
                    <a:prstGeom prst="rect">
                      <a:avLst/>
                    </a:prstGeom>
                    <a:ln>
                      <a:solidFill>
                        <a:schemeClr val="tx1"/>
                      </a:solidFill>
                    </a:ln>
                  </pic:spPr>
                </pic:pic>
              </a:graphicData>
            </a:graphic>
          </wp:inline>
        </w:drawing>
      </w:r>
    </w:p>
    <w:p w14:paraId="2D9777A3" w14:textId="4D626B7C" w:rsidR="00D66D5B" w:rsidRPr="00EB57BE" w:rsidRDefault="007B7493" w:rsidP="003D2FF5">
      <w:pPr>
        <w:rPr>
          <w:sz w:val="18"/>
          <w:szCs w:val="18"/>
        </w:rPr>
      </w:pPr>
      <w:r w:rsidRPr="00EB57BE">
        <w:rPr>
          <w:sz w:val="18"/>
          <w:szCs w:val="18"/>
        </w:rPr>
        <w:t>Below</w:t>
      </w:r>
      <w:r w:rsidR="00884EA9" w:rsidRPr="00EB57BE">
        <w:rPr>
          <w:sz w:val="18"/>
          <w:szCs w:val="18"/>
        </w:rPr>
        <w:t xml:space="preserve"> shows the information</w:t>
      </w:r>
      <w:r w:rsidR="00EA7A00" w:rsidRPr="00EB57BE">
        <w:rPr>
          <w:sz w:val="18"/>
          <w:szCs w:val="18"/>
        </w:rPr>
        <w:t xml:space="preserve"> about the dataset as well as </w:t>
      </w:r>
      <w:r w:rsidR="005D18A1" w:rsidRPr="00EB57BE">
        <w:rPr>
          <w:sz w:val="18"/>
          <w:szCs w:val="18"/>
        </w:rPr>
        <w:t>that there are no null values</w:t>
      </w:r>
      <w:r w:rsidR="007A6F60" w:rsidRPr="00EB57BE">
        <w:rPr>
          <w:sz w:val="18"/>
          <w:szCs w:val="18"/>
        </w:rPr>
        <w:t>.</w:t>
      </w:r>
    </w:p>
    <w:p w14:paraId="52BBFCAA" w14:textId="50444097" w:rsidR="007A6F60" w:rsidRPr="00E4673E" w:rsidRDefault="00232FAF" w:rsidP="00837521">
      <w:pPr>
        <w:jc w:val="center"/>
        <w:rPr>
          <w:sz w:val="20"/>
          <w:szCs w:val="20"/>
        </w:rPr>
      </w:pPr>
      <w:r w:rsidRPr="00E4673E">
        <w:rPr>
          <w:noProof/>
          <w:sz w:val="20"/>
          <w:szCs w:val="20"/>
        </w:rPr>
        <w:drawing>
          <wp:inline distT="0" distB="0" distL="0" distR="0" wp14:anchorId="250390E8" wp14:editId="4CB1156E">
            <wp:extent cx="1643605" cy="1657152"/>
            <wp:effectExtent l="19050" t="19050" r="13970" b="196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1654992" cy="1668633"/>
                    </a:xfrm>
                    <a:prstGeom prst="rect">
                      <a:avLst/>
                    </a:prstGeom>
                    <a:ln>
                      <a:solidFill>
                        <a:schemeClr val="tx1"/>
                      </a:solidFill>
                    </a:ln>
                  </pic:spPr>
                </pic:pic>
              </a:graphicData>
            </a:graphic>
          </wp:inline>
        </w:drawing>
      </w:r>
      <w:r w:rsidR="00837521" w:rsidRPr="00E4673E">
        <w:rPr>
          <w:noProof/>
          <w:sz w:val="20"/>
          <w:szCs w:val="20"/>
        </w:rPr>
        <w:drawing>
          <wp:inline distT="0" distB="0" distL="0" distR="0" wp14:anchorId="528202E3" wp14:editId="7D797A36">
            <wp:extent cx="1080066" cy="1641917"/>
            <wp:effectExtent l="19050" t="19050" r="25400" b="158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7"/>
                    <a:stretch>
                      <a:fillRect/>
                    </a:stretch>
                  </pic:blipFill>
                  <pic:spPr>
                    <a:xfrm>
                      <a:off x="0" y="0"/>
                      <a:ext cx="1092281" cy="1660487"/>
                    </a:xfrm>
                    <a:prstGeom prst="rect">
                      <a:avLst/>
                    </a:prstGeom>
                    <a:ln>
                      <a:solidFill>
                        <a:schemeClr val="tx1"/>
                      </a:solidFill>
                    </a:ln>
                  </pic:spPr>
                </pic:pic>
              </a:graphicData>
            </a:graphic>
          </wp:inline>
        </w:drawing>
      </w:r>
    </w:p>
    <w:p w14:paraId="004B51CC" w14:textId="09D6A740" w:rsidR="006353EE" w:rsidRPr="00E4673E" w:rsidRDefault="002065BE" w:rsidP="00837521">
      <w:pPr>
        <w:jc w:val="center"/>
        <w:rPr>
          <w:sz w:val="20"/>
          <w:szCs w:val="20"/>
        </w:rPr>
      </w:pPr>
      <w:r w:rsidRPr="00451249">
        <w:rPr>
          <w:noProof/>
        </w:rPr>
        <w:drawing>
          <wp:anchor distT="0" distB="0" distL="114300" distR="114300" simplePos="0" relativeHeight="251658248" behindDoc="0" locked="0" layoutInCell="1" allowOverlap="1" wp14:anchorId="7265BCE4" wp14:editId="7021685C">
            <wp:simplePos x="0" y="0"/>
            <wp:positionH relativeFrom="margin">
              <wp:align>right</wp:align>
            </wp:positionH>
            <wp:positionV relativeFrom="paragraph">
              <wp:posOffset>174984</wp:posOffset>
            </wp:positionV>
            <wp:extent cx="1815465" cy="1494155"/>
            <wp:effectExtent l="19050" t="19050" r="13335" b="10795"/>
            <wp:wrapSquare wrapText="bothSides"/>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15465" cy="14941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9B47874" w14:textId="31D66B14" w:rsidR="00837521" w:rsidRPr="00451249" w:rsidRDefault="00403EF3" w:rsidP="00A14CC9">
      <w:pPr>
        <w:pStyle w:val="Heading3"/>
        <w:numPr>
          <w:ilvl w:val="1"/>
          <w:numId w:val="14"/>
        </w:numPr>
        <w:rPr>
          <w:b/>
          <w:sz w:val="28"/>
          <w:szCs w:val="28"/>
        </w:rPr>
      </w:pPr>
      <w:bookmarkStart w:id="42" w:name="_Toc90061524"/>
      <w:r w:rsidRPr="00451249">
        <w:rPr>
          <w:b/>
          <w:sz w:val="28"/>
          <w:szCs w:val="28"/>
        </w:rPr>
        <w:t>Pie Chart</w:t>
      </w:r>
      <w:bookmarkStart w:id="43" w:name="_Toc89520252"/>
      <w:bookmarkEnd w:id="42"/>
    </w:p>
    <w:p w14:paraId="56A797CF" w14:textId="6F1231E0" w:rsidR="002427A7" w:rsidRPr="00EB57BE" w:rsidRDefault="00C57A4B" w:rsidP="00D85E9B">
      <w:pPr>
        <w:pStyle w:val="ListParagraph"/>
        <w:ind w:left="0"/>
        <w:rPr>
          <w:sz w:val="18"/>
          <w:szCs w:val="18"/>
        </w:rPr>
      </w:pPr>
      <w:r w:rsidRPr="00EB57BE">
        <w:rPr>
          <w:sz w:val="18"/>
          <w:szCs w:val="18"/>
        </w:rPr>
        <w:t>The pie chart</w:t>
      </w:r>
      <w:r w:rsidR="00544B91" w:rsidRPr="00EB57BE">
        <w:rPr>
          <w:sz w:val="18"/>
          <w:szCs w:val="18"/>
        </w:rPr>
        <w:t xml:space="preserve"> shows that</w:t>
      </w:r>
      <w:r w:rsidR="002A6AA3" w:rsidRPr="00EB57BE">
        <w:rPr>
          <w:sz w:val="18"/>
          <w:szCs w:val="18"/>
        </w:rPr>
        <w:t xml:space="preserve"> ¾</w:t>
      </w:r>
      <w:r w:rsidR="007B0921" w:rsidRPr="00EB57BE">
        <w:rPr>
          <w:sz w:val="18"/>
          <w:szCs w:val="18"/>
        </w:rPr>
        <w:t xml:space="preserve"> of the trips are safe and ¼ of it are dangerous. </w:t>
      </w:r>
      <w:r w:rsidR="00C52230" w:rsidRPr="00EB57BE">
        <w:rPr>
          <w:sz w:val="18"/>
          <w:szCs w:val="18"/>
        </w:rPr>
        <w:t xml:space="preserve">This suggests that there is a 25% chance of a trip being dangerous and 25% probability is a very high chance </w:t>
      </w:r>
      <w:r w:rsidR="00AD598C" w:rsidRPr="00EB57BE">
        <w:rPr>
          <w:sz w:val="18"/>
          <w:szCs w:val="18"/>
        </w:rPr>
        <w:t xml:space="preserve">for a Taxi </w:t>
      </w:r>
      <w:r w:rsidR="00D516BA" w:rsidRPr="00EB57BE">
        <w:rPr>
          <w:sz w:val="18"/>
          <w:szCs w:val="18"/>
        </w:rPr>
        <w:t>company</w:t>
      </w:r>
      <w:r w:rsidR="00956203" w:rsidRPr="00EB57BE">
        <w:rPr>
          <w:sz w:val="18"/>
          <w:szCs w:val="18"/>
        </w:rPr>
        <w:t xml:space="preserve">. The </w:t>
      </w:r>
      <w:r w:rsidR="00383E56" w:rsidRPr="00EB57BE">
        <w:rPr>
          <w:sz w:val="18"/>
          <w:szCs w:val="18"/>
        </w:rPr>
        <w:t xml:space="preserve">company should </w:t>
      </w:r>
      <w:r w:rsidR="00F93EFD" w:rsidRPr="00EB57BE">
        <w:rPr>
          <w:sz w:val="18"/>
          <w:szCs w:val="18"/>
        </w:rPr>
        <w:t>decrease their chances of a dangerous trip to maximum 5% so that the passengers feel safer in the taxis.</w:t>
      </w:r>
    </w:p>
    <w:p w14:paraId="135A4FEF" w14:textId="77777777" w:rsidR="00667775" w:rsidRDefault="00667775" w:rsidP="00667775">
      <w:pPr>
        <w:pStyle w:val="ListParagraph"/>
        <w:rPr>
          <w:sz w:val="20"/>
          <w:szCs w:val="20"/>
        </w:rPr>
      </w:pPr>
    </w:p>
    <w:p w14:paraId="755D5841" w14:textId="0F69267D" w:rsidR="002065BE" w:rsidRDefault="002065BE" w:rsidP="00667775">
      <w:pPr>
        <w:pStyle w:val="ListParagraph"/>
        <w:rPr>
          <w:sz w:val="20"/>
          <w:szCs w:val="20"/>
        </w:rPr>
      </w:pPr>
    </w:p>
    <w:p w14:paraId="71A535FA" w14:textId="3CBB05EF" w:rsidR="002065BE" w:rsidRPr="00E4673E" w:rsidRDefault="002065BE" w:rsidP="00667775">
      <w:pPr>
        <w:pStyle w:val="ListParagraph"/>
        <w:rPr>
          <w:sz w:val="20"/>
          <w:szCs w:val="20"/>
        </w:rPr>
      </w:pPr>
    </w:p>
    <w:p w14:paraId="39FCFA9C" w14:textId="76133713" w:rsidR="00902EB6" w:rsidRPr="00D85E9B" w:rsidRDefault="002065BE" w:rsidP="00A14CC9">
      <w:pPr>
        <w:pStyle w:val="Heading3"/>
        <w:numPr>
          <w:ilvl w:val="1"/>
          <w:numId w:val="14"/>
        </w:numPr>
        <w:rPr>
          <w:b/>
          <w:sz w:val="28"/>
          <w:szCs w:val="28"/>
        </w:rPr>
      </w:pPr>
      <w:bookmarkStart w:id="44" w:name="_Toc90061525"/>
      <w:r w:rsidRPr="002065BE">
        <w:rPr>
          <w:noProof/>
          <w:sz w:val="18"/>
          <w:szCs w:val="18"/>
        </w:rPr>
        <w:lastRenderedPageBreak/>
        <w:drawing>
          <wp:anchor distT="0" distB="0" distL="114300" distR="114300" simplePos="0" relativeHeight="251658251" behindDoc="1" locked="0" layoutInCell="1" allowOverlap="1" wp14:anchorId="42A32ED6" wp14:editId="5A34B8C1">
            <wp:simplePos x="0" y="0"/>
            <wp:positionH relativeFrom="margin">
              <wp:align>right</wp:align>
            </wp:positionH>
            <wp:positionV relativeFrom="paragraph">
              <wp:posOffset>30342</wp:posOffset>
            </wp:positionV>
            <wp:extent cx="1946275" cy="1946275"/>
            <wp:effectExtent l="19050" t="19050" r="15875" b="15875"/>
            <wp:wrapTight wrapText="bothSides">
              <wp:wrapPolygon edited="0">
                <wp:start x="-211" y="-211"/>
                <wp:lineTo x="-211" y="21565"/>
                <wp:lineTo x="21565" y="21565"/>
                <wp:lineTo x="21565" y="-211"/>
                <wp:lineTo x="-211" y="-21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6275" cy="1946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427A7" w:rsidRPr="00D85E9B">
        <w:rPr>
          <w:b/>
          <w:sz w:val="28"/>
          <w:szCs w:val="28"/>
        </w:rPr>
        <w:t>Correlation Heatmap</w:t>
      </w:r>
      <w:bookmarkEnd w:id="44"/>
    </w:p>
    <w:p w14:paraId="6A4B61C0" w14:textId="2B40F567" w:rsidR="00DA0399" w:rsidRPr="002065BE" w:rsidRDefault="009F1E41" w:rsidP="00D85E9B">
      <w:pPr>
        <w:rPr>
          <w:sz w:val="18"/>
          <w:szCs w:val="18"/>
        </w:rPr>
      </w:pPr>
      <w:r w:rsidRPr="002065BE">
        <w:rPr>
          <w:sz w:val="18"/>
          <w:szCs w:val="18"/>
        </w:rPr>
        <w:t xml:space="preserve">According to Our Kloud, </w:t>
      </w:r>
      <w:r w:rsidR="00BE48E2" w:rsidRPr="002065BE">
        <w:rPr>
          <w:sz w:val="18"/>
          <w:szCs w:val="18"/>
        </w:rPr>
        <w:t xml:space="preserve">most GPS tracking devices are accurate to within three meters. </w:t>
      </w:r>
      <w:r w:rsidR="005A1482" w:rsidRPr="002065BE">
        <w:rPr>
          <w:sz w:val="18"/>
          <w:szCs w:val="18"/>
        </w:rPr>
        <w:t>Hence, t</w:t>
      </w:r>
      <w:r w:rsidR="00A07D8A" w:rsidRPr="002065BE">
        <w:rPr>
          <w:sz w:val="18"/>
          <w:szCs w:val="18"/>
        </w:rPr>
        <w:t>wo heatmaps</w:t>
      </w:r>
      <w:r w:rsidR="004A7E7B" w:rsidRPr="002065BE">
        <w:rPr>
          <w:sz w:val="18"/>
          <w:szCs w:val="18"/>
        </w:rPr>
        <w:t xml:space="preserve"> </w:t>
      </w:r>
      <w:r w:rsidR="00C061C9" w:rsidRPr="002065BE">
        <w:rPr>
          <w:sz w:val="18"/>
          <w:szCs w:val="18"/>
        </w:rPr>
        <w:t xml:space="preserve">were done </w:t>
      </w:r>
      <w:r w:rsidR="00F915E6" w:rsidRPr="002065BE">
        <w:rPr>
          <w:sz w:val="18"/>
          <w:szCs w:val="18"/>
        </w:rPr>
        <w:t xml:space="preserve">to visualize the correlation between all the variables </w:t>
      </w:r>
      <w:r w:rsidR="003071B2" w:rsidRPr="002065BE">
        <w:rPr>
          <w:sz w:val="18"/>
          <w:szCs w:val="18"/>
        </w:rPr>
        <w:t>for records</w:t>
      </w:r>
      <w:r w:rsidR="00D06408" w:rsidRPr="002065BE">
        <w:rPr>
          <w:sz w:val="18"/>
          <w:szCs w:val="18"/>
        </w:rPr>
        <w:t xml:space="preserve"> with accuracy within 3.</w:t>
      </w:r>
    </w:p>
    <w:p w14:paraId="0F117B23" w14:textId="65F8A65B" w:rsidR="00CA072C" w:rsidRPr="002065BE" w:rsidRDefault="005101A8" w:rsidP="00D85E9B">
      <w:pPr>
        <w:pStyle w:val="ListParagraph"/>
        <w:ind w:left="0"/>
        <w:rPr>
          <w:sz w:val="18"/>
          <w:szCs w:val="18"/>
        </w:rPr>
      </w:pPr>
      <w:r w:rsidRPr="002065BE">
        <w:rPr>
          <w:sz w:val="18"/>
          <w:szCs w:val="18"/>
        </w:rPr>
        <w:t xml:space="preserve">This chart shows the correlation for safe trips. </w:t>
      </w:r>
      <w:r w:rsidR="00C87559" w:rsidRPr="002065BE">
        <w:rPr>
          <w:sz w:val="18"/>
          <w:szCs w:val="18"/>
        </w:rPr>
        <w:t>Overall, the correl</w:t>
      </w:r>
      <w:r w:rsidR="00E6795F" w:rsidRPr="002065BE">
        <w:rPr>
          <w:sz w:val="18"/>
          <w:szCs w:val="18"/>
        </w:rPr>
        <w:t>ation</w:t>
      </w:r>
      <w:r w:rsidR="002D6C9D" w:rsidRPr="002065BE">
        <w:rPr>
          <w:sz w:val="18"/>
          <w:szCs w:val="18"/>
        </w:rPr>
        <w:t xml:space="preserve"> </w:t>
      </w:r>
      <w:r w:rsidR="00416D1C" w:rsidRPr="002065BE">
        <w:rPr>
          <w:sz w:val="18"/>
          <w:szCs w:val="18"/>
        </w:rPr>
        <w:t xml:space="preserve">between the variables is quite low. </w:t>
      </w:r>
      <w:r w:rsidRPr="002065BE">
        <w:rPr>
          <w:sz w:val="18"/>
          <w:szCs w:val="18"/>
        </w:rPr>
        <w:t xml:space="preserve">However, among all the correlation values, </w:t>
      </w:r>
      <w:r w:rsidR="004B1C78" w:rsidRPr="002065BE">
        <w:rPr>
          <w:sz w:val="18"/>
          <w:szCs w:val="18"/>
        </w:rPr>
        <w:t>sp</w:t>
      </w:r>
      <w:r w:rsidR="00BC20A9" w:rsidRPr="002065BE">
        <w:rPr>
          <w:sz w:val="18"/>
          <w:szCs w:val="18"/>
        </w:rPr>
        <w:t xml:space="preserve">eed and </w:t>
      </w:r>
      <w:r w:rsidR="00776C03" w:rsidRPr="002065BE">
        <w:rPr>
          <w:sz w:val="18"/>
          <w:szCs w:val="18"/>
        </w:rPr>
        <w:t>acceleration y</w:t>
      </w:r>
      <w:r w:rsidR="00C30DC3" w:rsidRPr="002065BE">
        <w:rPr>
          <w:sz w:val="18"/>
          <w:szCs w:val="18"/>
        </w:rPr>
        <w:t xml:space="preserve"> seem to be </w:t>
      </w:r>
      <w:r w:rsidR="00A75A28" w:rsidRPr="002065BE">
        <w:rPr>
          <w:sz w:val="18"/>
          <w:szCs w:val="18"/>
        </w:rPr>
        <w:t xml:space="preserve">the most correlated with a value of </w:t>
      </w:r>
      <w:r w:rsidR="00AB38C6" w:rsidRPr="002065BE">
        <w:rPr>
          <w:sz w:val="18"/>
          <w:szCs w:val="18"/>
        </w:rPr>
        <w:t>0.1</w:t>
      </w:r>
      <w:r w:rsidR="00514051" w:rsidRPr="002065BE">
        <w:rPr>
          <w:sz w:val="18"/>
          <w:szCs w:val="18"/>
        </w:rPr>
        <w:t>21</w:t>
      </w:r>
      <w:r w:rsidR="00AB38C6" w:rsidRPr="002065BE">
        <w:rPr>
          <w:sz w:val="18"/>
          <w:szCs w:val="18"/>
        </w:rPr>
        <w:t>.</w:t>
      </w:r>
      <w:r w:rsidR="000D4718" w:rsidRPr="002065BE">
        <w:rPr>
          <w:sz w:val="18"/>
          <w:szCs w:val="18"/>
        </w:rPr>
        <w:t xml:space="preserve"> While correlation between </w:t>
      </w:r>
      <w:r w:rsidR="002D0F7F" w:rsidRPr="002065BE">
        <w:rPr>
          <w:sz w:val="18"/>
          <w:szCs w:val="18"/>
        </w:rPr>
        <w:t>second</w:t>
      </w:r>
      <w:r w:rsidR="000D4718" w:rsidRPr="002065BE">
        <w:rPr>
          <w:sz w:val="18"/>
          <w:szCs w:val="18"/>
        </w:rPr>
        <w:t xml:space="preserve"> and </w:t>
      </w:r>
      <w:r w:rsidR="002D0F7F" w:rsidRPr="002065BE">
        <w:rPr>
          <w:sz w:val="18"/>
          <w:szCs w:val="18"/>
        </w:rPr>
        <w:t>gyro</w:t>
      </w:r>
      <w:r w:rsidR="000D4718" w:rsidRPr="002065BE">
        <w:rPr>
          <w:sz w:val="18"/>
          <w:szCs w:val="18"/>
        </w:rPr>
        <w:t xml:space="preserve"> </w:t>
      </w:r>
      <w:r w:rsidR="008C276D" w:rsidRPr="002065BE">
        <w:rPr>
          <w:sz w:val="18"/>
          <w:szCs w:val="18"/>
        </w:rPr>
        <w:t>z</w:t>
      </w:r>
      <w:r w:rsidR="009C4B2E" w:rsidRPr="002065BE">
        <w:rPr>
          <w:sz w:val="18"/>
          <w:szCs w:val="18"/>
        </w:rPr>
        <w:t xml:space="preserve"> </w:t>
      </w:r>
      <w:r w:rsidR="00462D1C" w:rsidRPr="002065BE">
        <w:rPr>
          <w:sz w:val="18"/>
          <w:szCs w:val="18"/>
        </w:rPr>
        <w:t>seems</w:t>
      </w:r>
      <w:r w:rsidR="009C4B2E" w:rsidRPr="002065BE">
        <w:rPr>
          <w:sz w:val="18"/>
          <w:szCs w:val="18"/>
        </w:rPr>
        <w:t xml:space="preserve"> to be the lowest</w:t>
      </w:r>
      <w:r w:rsidR="00D707B0" w:rsidRPr="002065BE">
        <w:rPr>
          <w:sz w:val="18"/>
          <w:szCs w:val="18"/>
        </w:rPr>
        <w:t xml:space="preserve"> with</w:t>
      </w:r>
      <w:r w:rsidR="00760B1D" w:rsidRPr="002065BE">
        <w:rPr>
          <w:sz w:val="18"/>
          <w:szCs w:val="18"/>
        </w:rPr>
        <w:t xml:space="preserve"> a value of 0.000</w:t>
      </w:r>
      <w:r w:rsidR="00612B6B" w:rsidRPr="002065BE">
        <w:rPr>
          <w:sz w:val="18"/>
          <w:szCs w:val="18"/>
        </w:rPr>
        <w:t>3</w:t>
      </w:r>
      <w:r w:rsidR="008A7602" w:rsidRPr="002065BE">
        <w:rPr>
          <w:sz w:val="18"/>
          <w:szCs w:val="18"/>
        </w:rPr>
        <w:t>6</w:t>
      </w:r>
      <w:r w:rsidR="00760B1D" w:rsidRPr="002065BE">
        <w:rPr>
          <w:sz w:val="18"/>
          <w:szCs w:val="18"/>
        </w:rPr>
        <w:t xml:space="preserve"> which is very close to 0. </w:t>
      </w:r>
      <w:r w:rsidR="007E17E3" w:rsidRPr="002065BE">
        <w:rPr>
          <w:sz w:val="18"/>
          <w:szCs w:val="18"/>
        </w:rPr>
        <w:t xml:space="preserve">There are some </w:t>
      </w:r>
      <w:r w:rsidR="00462D1C" w:rsidRPr="002065BE">
        <w:rPr>
          <w:sz w:val="18"/>
          <w:szCs w:val="18"/>
        </w:rPr>
        <w:t>variables</w:t>
      </w:r>
      <w:r w:rsidR="007E17E3" w:rsidRPr="002065BE">
        <w:rPr>
          <w:sz w:val="18"/>
          <w:szCs w:val="18"/>
        </w:rPr>
        <w:t xml:space="preserve"> which are negatively correlated</w:t>
      </w:r>
      <w:r w:rsidR="00462D1C" w:rsidRPr="002065BE">
        <w:rPr>
          <w:sz w:val="18"/>
          <w:szCs w:val="18"/>
        </w:rPr>
        <w:t xml:space="preserve">. </w:t>
      </w:r>
      <w:r w:rsidR="00A76C42" w:rsidRPr="002065BE">
        <w:rPr>
          <w:sz w:val="18"/>
          <w:szCs w:val="18"/>
        </w:rPr>
        <w:t xml:space="preserve">Speed </w:t>
      </w:r>
      <w:r w:rsidR="00062776" w:rsidRPr="002065BE">
        <w:rPr>
          <w:sz w:val="18"/>
          <w:szCs w:val="18"/>
        </w:rPr>
        <w:t>and acceleration x</w:t>
      </w:r>
      <w:r w:rsidR="00A76C42" w:rsidRPr="002065BE">
        <w:rPr>
          <w:sz w:val="18"/>
          <w:szCs w:val="18"/>
        </w:rPr>
        <w:t xml:space="preserve"> has the highest negative correlation of -</w:t>
      </w:r>
      <w:r w:rsidR="005A543F" w:rsidRPr="002065BE">
        <w:rPr>
          <w:sz w:val="18"/>
          <w:szCs w:val="18"/>
        </w:rPr>
        <w:t>0.</w:t>
      </w:r>
      <w:r w:rsidR="006A6B61" w:rsidRPr="002065BE">
        <w:rPr>
          <w:sz w:val="18"/>
          <w:szCs w:val="18"/>
        </w:rPr>
        <w:t>5</w:t>
      </w:r>
      <w:r w:rsidR="000D6561" w:rsidRPr="002065BE">
        <w:rPr>
          <w:sz w:val="18"/>
          <w:szCs w:val="18"/>
        </w:rPr>
        <w:t>67</w:t>
      </w:r>
      <w:r w:rsidR="005A543F" w:rsidRPr="002065BE">
        <w:rPr>
          <w:sz w:val="18"/>
          <w:szCs w:val="18"/>
        </w:rPr>
        <w:t>.</w:t>
      </w:r>
    </w:p>
    <w:p w14:paraId="1EB6E7D3" w14:textId="77ADA508" w:rsidR="00CA072C" w:rsidRPr="002065BE" w:rsidRDefault="00CA072C" w:rsidP="00D85E9B">
      <w:pPr>
        <w:pStyle w:val="ListParagraph"/>
        <w:ind w:left="0"/>
        <w:rPr>
          <w:sz w:val="18"/>
          <w:szCs w:val="18"/>
        </w:rPr>
      </w:pPr>
    </w:p>
    <w:p w14:paraId="1088E99E" w14:textId="25844958" w:rsidR="005A543F" w:rsidRPr="002065BE" w:rsidRDefault="00646462" w:rsidP="00D85E9B">
      <w:pPr>
        <w:pStyle w:val="ListParagraph"/>
        <w:ind w:left="0"/>
        <w:rPr>
          <w:sz w:val="18"/>
          <w:szCs w:val="18"/>
        </w:rPr>
      </w:pPr>
      <w:r w:rsidRPr="002065BE">
        <w:rPr>
          <w:noProof/>
          <w:sz w:val="18"/>
          <w:szCs w:val="18"/>
        </w:rPr>
        <w:drawing>
          <wp:anchor distT="0" distB="0" distL="114300" distR="114300" simplePos="0" relativeHeight="251658252" behindDoc="0" locked="0" layoutInCell="1" allowOverlap="1" wp14:anchorId="320200DE" wp14:editId="2B615CB4">
            <wp:simplePos x="0" y="0"/>
            <wp:positionH relativeFrom="margin">
              <wp:posOffset>3726125</wp:posOffset>
            </wp:positionH>
            <wp:positionV relativeFrom="paragraph">
              <wp:posOffset>73025</wp:posOffset>
            </wp:positionV>
            <wp:extent cx="1991995" cy="1991995"/>
            <wp:effectExtent l="19050" t="19050" r="27305" b="27305"/>
            <wp:wrapSquare wrapText="bothSides"/>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1995" cy="1991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543F" w:rsidRPr="002065BE">
        <w:rPr>
          <w:sz w:val="18"/>
          <w:szCs w:val="18"/>
        </w:rPr>
        <w:t>This chart shows the correlation for</w:t>
      </w:r>
      <w:r w:rsidR="00CA072C" w:rsidRPr="002065BE">
        <w:rPr>
          <w:sz w:val="18"/>
          <w:szCs w:val="18"/>
        </w:rPr>
        <w:t xml:space="preserve"> dangerous trips.</w:t>
      </w:r>
      <w:r w:rsidR="00E86D94" w:rsidRPr="002065BE">
        <w:rPr>
          <w:sz w:val="18"/>
          <w:szCs w:val="18"/>
        </w:rPr>
        <w:t xml:space="preserve"> </w:t>
      </w:r>
      <w:r w:rsidR="00E76E92" w:rsidRPr="002065BE">
        <w:rPr>
          <w:sz w:val="18"/>
          <w:szCs w:val="18"/>
        </w:rPr>
        <w:t>Like</w:t>
      </w:r>
      <w:r w:rsidR="00E86D94" w:rsidRPr="002065BE">
        <w:rPr>
          <w:sz w:val="18"/>
          <w:szCs w:val="18"/>
        </w:rPr>
        <w:t xml:space="preserve"> </w:t>
      </w:r>
      <w:r w:rsidR="00E76E92" w:rsidRPr="002065BE">
        <w:rPr>
          <w:sz w:val="18"/>
          <w:szCs w:val="18"/>
        </w:rPr>
        <w:t xml:space="preserve">the </w:t>
      </w:r>
      <w:r w:rsidR="00FE1667" w:rsidRPr="002065BE">
        <w:rPr>
          <w:sz w:val="18"/>
          <w:szCs w:val="18"/>
        </w:rPr>
        <w:t>chart for safe trips</w:t>
      </w:r>
      <w:r w:rsidR="00223787" w:rsidRPr="002065BE">
        <w:rPr>
          <w:sz w:val="18"/>
          <w:szCs w:val="18"/>
        </w:rPr>
        <w:t xml:space="preserve">, </w:t>
      </w:r>
      <w:r w:rsidR="001C2695" w:rsidRPr="002065BE">
        <w:rPr>
          <w:sz w:val="18"/>
          <w:szCs w:val="18"/>
        </w:rPr>
        <w:t xml:space="preserve">the correlation between variable here is also </w:t>
      </w:r>
      <w:r w:rsidR="00AB6227" w:rsidRPr="002065BE">
        <w:rPr>
          <w:sz w:val="18"/>
          <w:szCs w:val="18"/>
        </w:rPr>
        <w:t>quite low</w:t>
      </w:r>
      <w:r w:rsidR="00E76E92" w:rsidRPr="002065BE">
        <w:rPr>
          <w:sz w:val="18"/>
          <w:szCs w:val="18"/>
        </w:rPr>
        <w:t xml:space="preserve"> generally. Among all the correlation values, </w:t>
      </w:r>
      <w:r w:rsidR="001B24D5" w:rsidRPr="002065BE">
        <w:rPr>
          <w:sz w:val="18"/>
          <w:szCs w:val="18"/>
        </w:rPr>
        <w:t xml:space="preserve">correlation </w:t>
      </w:r>
      <w:r w:rsidR="00D4505B" w:rsidRPr="002065BE">
        <w:rPr>
          <w:sz w:val="18"/>
          <w:szCs w:val="18"/>
        </w:rPr>
        <w:t xml:space="preserve">between speed and second is the highest with a value of </w:t>
      </w:r>
      <w:r w:rsidR="005A51AE" w:rsidRPr="002065BE">
        <w:rPr>
          <w:sz w:val="18"/>
          <w:szCs w:val="18"/>
        </w:rPr>
        <w:t xml:space="preserve">0.129. </w:t>
      </w:r>
      <w:r w:rsidR="00B90122" w:rsidRPr="002065BE">
        <w:rPr>
          <w:sz w:val="18"/>
          <w:szCs w:val="18"/>
        </w:rPr>
        <w:t xml:space="preserve">While correlation between </w:t>
      </w:r>
      <w:r w:rsidR="00B63AF2" w:rsidRPr="002065BE">
        <w:rPr>
          <w:sz w:val="18"/>
          <w:szCs w:val="18"/>
        </w:rPr>
        <w:t>acceleration y</w:t>
      </w:r>
      <w:r w:rsidR="00D32887" w:rsidRPr="002065BE">
        <w:rPr>
          <w:sz w:val="18"/>
          <w:szCs w:val="18"/>
        </w:rPr>
        <w:t xml:space="preserve"> and acceleration x </w:t>
      </w:r>
      <w:proofErr w:type="gramStart"/>
      <w:r w:rsidR="00D32887" w:rsidRPr="002065BE">
        <w:rPr>
          <w:sz w:val="18"/>
          <w:szCs w:val="18"/>
        </w:rPr>
        <w:t>is</w:t>
      </w:r>
      <w:proofErr w:type="gramEnd"/>
      <w:r w:rsidR="00D32887" w:rsidRPr="002065BE">
        <w:rPr>
          <w:sz w:val="18"/>
          <w:szCs w:val="18"/>
        </w:rPr>
        <w:t xml:space="preserve"> the lowest with correlation value of 0.000</w:t>
      </w:r>
      <w:r w:rsidR="00B63AF2" w:rsidRPr="002065BE">
        <w:rPr>
          <w:sz w:val="18"/>
          <w:szCs w:val="18"/>
        </w:rPr>
        <w:t>12</w:t>
      </w:r>
      <w:r w:rsidR="00D32887" w:rsidRPr="002065BE">
        <w:rPr>
          <w:sz w:val="18"/>
          <w:szCs w:val="18"/>
        </w:rPr>
        <w:t xml:space="preserve">. </w:t>
      </w:r>
      <w:r w:rsidR="00837607" w:rsidRPr="002065BE">
        <w:rPr>
          <w:sz w:val="18"/>
          <w:szCs w:val="18"/>
        </w:rPr>
        <w:t xml:space="preserve">Among the variables which are negatively correlated, </w:t>
      </w:r>
      <w:r w:rsidR="00ED33B8" w:rsidRPr="002065BE">
        <w:rPr>
          <w:sz w:val="18"/>
          <w:szCs w:val="18"/>
        </w:rPr>
        <w:t>speed and acceleration y has the highest negative correlation value of -0.</w:t>
      </w:r>
      <w:r w:rsidR="003854C5" w:rsidRPr="002065BE">
        <w:rPr>
          <w:sz w:val="18"/>
          <w:szCs w:val="18"/>
        </w:rPr>
        <w:t>301</w:t>
      </w:r>
      <w:r w:rsidR="007D23A3" w:rsidRPr="002065BE">
        <w:rPr>
          <w:sz w:val="18"/>
          <w:szCs w:val="18"/>
        </w:rPr>
        <w:t xml:space="preserve">. </w:t>
      </w:r>
    </w:p>
    <w:p w14:paraId="2829DB73" w14:textId="77777777" w:rsidR="00646462" w:rsidRPr="002065BE" w:rsidRDefault="00646462" w:rsidP="00D85E9B">
      <w:pPr>
        <w:pStyle w:val="ListParagraph"/>
        <w:ind w:left="0"/>
        <w:rPr>
          <w:sz w:val="18"/>
          <w:szCs w:val="18"/>
        </w:rPr>
      </w:pPr>
    </w:p>
    <w:p w14:paraId="7D86E580" w14:textId="3B3AF892" w:rsidR="00DC4768" w:rsidRPr="002065BE" w:rsidRDefault="001B4048" w:rsidP="00D85E9B">
      <w:pPr>
        <w:pStyle w:val="ListParagraph"/>
        <w:ind w:left="0"/>
        <w:rPr>
          <w:sz w:val="18"/>
          <w:szCs w:val="18"/>
        </w:rPr>
      </w:pPr>
      <w:r w:rsidRPr="002065BE">
        <w:rPr>
          <w:sz w:val="18"/>
          <w:szCs w:val="18"/>
        </w:rPr>
        <w:t xml:space="preserve">All in all, there are no variables that seem to be </w:t>
      </w:r>
      <w:r w:rsidR="00763856" w:rsidRPr="002065BE">
        <w:rPr>
          <w:sz w:val="18"/>
          <w:szCs w:val="18"/>
        </w:rPr>
        <w:t xml:space="preserve">showing </w:t>
      </w:r>
      <w:r w:rsidR="00801124" w:rsidRPr="002065BE">
        <w:rPr>
          <w:sz w:val="18"/>
          <w:szCs w:val="18"/>
        </w:rPr>
        <w:t xml:space="preserve">a significant </w:t>
      </w:r>
      <w:r w:rsidR="00763856" w:rsidRPr="002065BE">
        <w:rPr>
          <w:sz w:val="18"/>
          <w:szCs w:val="18"/>
        </w:rPr>
        <w:t>correlation</w:t>
      </w:r>
      <w:r w:rsidR="00801124" w:rsidRPr="002065BE">
        <w:rPr>
          <w:sz w:val="18"/>
          <w:szCs w:val="18"/>
        </w:rPr>
        <w:t>al relationship.</w:t>
      </w:r>
    </w:p>
    <w:p w14:paraId="0819A9A9" w14:textId="05B9607E" w:rsidR="00304ED8" w:rsidRPr="00E4673E" w:rsidRDefault="00304ED8" w:rsidP="00D85E9B">
      <w:pPr>
        <w:pStyle w:val="ListParagraph"/>
        <w:ind w:left="390"/>
        <w:rPr>
          <w:sz w:val="20"/>
          <w:szCs w:val="20"/>
        </w:rPr>
      </w:pPr>
    </w:p>
    <w:p w14:paraId="2681D9C5" w14:textId="44C8D401" w:rsidR="00304ED8" w:rsidRPr="00D85E9B" w:rsidRDefault="00304ED8" w:rsidP="00A14CC9">
      <w:pPr>
        <w:pStyle w:val="Heading3"/>
        <w:numPr>
          <w:ilvl w:val="1"/>
          <w:numId w:val="14"/>
        </w:numPr>
        <w:rPr>
          <w:b/>
          <w:sz w:val="28"/>
          <w:szCs w:val="28"/>
        </w:rPr>
      </w:pPr>
      <w:bookmarkStart w:id="45" w:name="_Toc90061526"/>
      <w:r w:rsidRPr="00D85E9B">
        <w:rPr>
          <w:b/>
          <w:sz w:val="28"/>
          <w:szCs w:val="28"/>
        </w:rPr>
        <w:t>Violin Plot</w:t>
      </w:r>
      <w:r w:rsidR="00CF4F3D" w:rsidRPr="00D85E9B">
        <w:rPr>
          <w:b/>
          <w:sz w:val="28"/>
          <w:szCs w:val="28"/>
        </w:rPr>
        <w:t>s</w:t>
      </w:r>
      <w:bookmarkEnd w:id="45"/>
    </w:p>
    <w:p w14:paraId="73980773" w14:textId="1EBBC018" w:rsidR="004523F3" w:rsidRPr="0063539C" w:rsidRDefault="00BA41E1" w:rsidP="00D85E9B">
      <w:pPr>
        <w:pStyle w:val="ListParagraph"/>
        <w:ind w:left="30"/>
        <w:rPr>
          <w:b/>
          <w:sz w:val="18"/>
          <w:szCs w:val="18"/>
        </w:rPr>
      </w:pPr>
      <w:r w:rsidRPr="00EB57BE">
        <w:rPr>
          <w:noProof/>
          <w:sz w:val="18"/>
          <w:szCs w:val="18"/>
        </w:rPr>
        <w:drawing>
          <wp:anchor distT="0" distB="0" distL="114300" distR="114300" simplePos="0" relativeHeight="251658250" behindDoc="0" locked="0" layoutInCell="1" allowOverlap="1" wp14:anchorId="6C22E093" wp14:editId="5FC9EA9E">
            <wp:simplePos x="0" y="0"/>
            <wp:positionH relativeFrom="margin">
              <wp:posOffset>2847975</wp:posOffset>
            </wp:positionH>
            <wp:positionV relativeFrom="paragraph">
              <wp:posOffset>156210</wp:posOffset>
            </wp:positionV>
            <wp:extent cx="2860675" cy="2203450"/>
            <wp:effectExtent l="19050" t="19050" r="15875" b="254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0675" cy="2203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47B44" w:rsidRPr="00EB57BE">
        <w:rPr>
          <w:sz w:val="18"/>
          <w:szCs w:val="18"/>
        </w:rPr>
        <w:t xml:space="preserve">This is a violin plot </w:t>
      </w:r>
      <w:r w:rsidR="00C70220" w:rsidRPr="00EB57BE">
        <w:rPr>
          <w:sz w:val="18"/>
          <w:szCs w:val="18"/>
        </w:rPr>
        <w:t>showing the</w:t>
      </w:r>
      <w:r w:rsidR="00547B44" w:rsidRPr="00EB57BE">
        <w:rPr>
          <w:sz w:val="18"/>
          <w:szCs w:val="18"/>
        </w:rPr>
        <w:t xml:space="preserve"> </w:t>
      </w:r>
      <w:r w:rsidR="00EB62F6" w:rsidRPr="00EB57BE">
        <w:rPr>
          <w:sz w:val="18"/>
          <w:szCs w:val="18"/>
        </w:rPr>
        <w:t xml:space="preserve">distribution of the </w:t>
      </w:r>
      <w:r w:rsidR="00DE6972" w:rsidRPr="00EB57BE">
        <w:rPr>
          <w:sz w:val="18"/>
          <w:szCs w:val="18"/>
        </w:rPr>
        <w:t>gyro</w:t>
      </w:r>
      <w:r w:rsidR="00B70846" w:rsidRPr="00EB57BE">
        <w:rPr>
          <w:sz w:val="18"/>
          <w:szCs w:val="18"/>
        </w:rPr>
        <w:t xml:space="preserve"> for safe and dangerous </w:t>
      </w:r>
      <w:r w:rsidR="00896247" w:rsidRPr="00EB57BE">
        <w:rPr>
          <w:sz w:val="18"/>
          <w:szCs w:val="18"/>
        </w:rPr>
        <w:t xml:space="preserve">labels. </w:t>
      </w:r>
      <w:r w:rsidR="00AE4E0D" w:rsidRPr="00EB57BE">
        <w:rPr>
          <w:sz w:val="18"/>
          <w:szCs w:val="18"/>
        </w:rPr>
        <w:t xml:space="preserve">The overall shape and distribution of </w:t>
      </w:r>
      <w:r w:rsidR="009668EC" w:rsidRPr="00EB57BE">
        <w:rPr>
          <w:sz w:val="18"/>
          <w:szCs w:val="18"/>
        </w:rPr>
        <w:t xml:space="preserve">each group of </w:t>
      </w:r>
      <w:r w:rsidR="00B63AF2" w:rsidRPr="00EB57BE">
        <w:rPr>
          <w:sz w:val="18"/>
          <w:szCs w:val="18"/>
        </w:rPr>
        <w:t>gyros</w:t>
      </w:r>
      <w:r w:rsidR="00AE4E0D" w:rsidRPr="00EB57BE">
        <w:rPr>
          <w:sz w:val="18"/>
          <w:szCs w:val="18"/>
        </w:rPr>
        <w:t xml:space="preserve"> are similar for both </w:t>
      </w:r>
      <w:r w:rsidR="00CF3360" w:rsidRPr="00EB57BE">
        <w:rPr>
          <w:sz w:val="18"/>
          <w:szCs w:val="18"/>
        </w:rPr>
        <w:t>types of trips</w:t>
      </w:r>
      <w:r w:rsidR="00AE4E0D" w:rsidRPr="00EB57BE">
        <w:rPr>
          <w:sz w:val="18"/>
          <w:szCs w:val="18"/>
        </w:rPr>
        <w:t>.</w:t>
      </w:r>
      <w:r w:rsidR="00896247" w:rsidRPr="00EB57BE">
        <w:rPr>
          <w:sz w:val="18"/>
          <w:szCs w:val="18"/>
        </w:rPr>
        <w:t xml:space="preserve"> </w:t>
      </w:r>
      <w:r w:rsidR="00E92445" w:rsidRPr="00EB57BE">
        <w:rPr>
          <w:sz w:val="18"/>
          <w:szCs w:val="18"/>
        </w:rPr>
        <w:t>The median</w:t>
      </w:r>
      <w:r w:rsidR="00397C08" w:rsidRPr="00EB57BE">
        <w:rPr>
          <w:sz w:val="18"/>
          <w:szCs w:val="18"/>
        </w:rPr>
        <w:t xml:space="preserve">, which is around </w:t>
      </w:r>
      <w:r w:rsidR="007239BD" w:rsidRPr="00EB57BE">
        <w:rPr>
          <w:sz w:val="18"/>
          <w:szCs w:val="18"/>
        </w:rPr>
        <w:t>0 radian</w:t>
      </w:r>
      <w:r w:rsidR="00397C08" w:rsidRPr="00EB57BE">
        <w:rPr>
          <w:sz w:val="18"/>
          <w:szCs w:val="18"/>
        </w:rPr>
        <w:t>,</w:t>
      </w:r>
      <w:r w:rsidR="00CF7138" w:rsidRPr="00EB57BE">
        <w:rPr>
          <w:sz w:val="18"/>
          <w:szCs w:val="18"/>
        </w:rPr>
        <w:t xml:space="preserve"> is </w:t>
      </w:r>
      <w:r w:rsidR="00FB3E38" w:rsidRPr="00EB57BE">
        <w:rPr>
          <w:sz w:val="18"/>
          <w:szCs w:val="18"/>
        </w:rPr>
        <w:t>similar for all gyros. T</w:t>
      </w:r>
      <w:r w:rsidR="001E2D41" w:rsidRPr="00EB57BE">
        <w:rPr>
          <w:sz w:val="18"/>
          <w:szCs w:val="18"/>
        </w:rPr>
        <w:t xml:space="preserve">he interquartile range </w:t>
      </w:r>
      <w:r w:rsidR="00E92445" w:rsidRPr="00EB57BE">
        <w:rPr>
          <w:sz w:val="18"/>
          <w:szCs w:val="18"/>
        </w:rPr>
        <w:t xml:space="preserve">for the 2 labels </w:t>
      </w:r>
      <w:r w:rsidR="00B63AF2" w:rsidRPr="00EB57BE">
        <w:rPr>
          <w:sz w:val="18"/>
          <w:szCs w:val="18"/>
        </w:rPr>
        <w:t>is</w:t>
      </w:r>
      <w:r w:rsidR="00E92445" w:rsidRPr="00EB57BE">
        <w:rPr>
          <w:sz w:val="18"/>
          <w:szCs w:val="18"/>
        </w:rPr>
        <w:t xml:space="preserve"> </w:t>
      </w:r>
      <w:r w:rsidR="00FB3E38" w:rsidRPr="00EB57BE">
        <w:rPr>
          <w:sz w:val="18"/>
          <w:szCs w:val="18"/>
        </w:rPr>
        <w:t>very small and similar for both types of trips</w:t>
      </w:r>
      <w:r w:rsidR="007F204C" w:rsidRPr="00EB57BE">
        <w:rPr>
          <w:sz w:val="18"/>
          <w:szCs w:val="18"/>
        </w:rPr>
        <w:t>.</w:t>
      </w:r>
      <w:r w:rsidR="00FB3E38" w:rsidRPr="00EB57BE">
        <w:rPr>
          <w:sz w:val="18"/>
          <w:szCs w:val="18"/>
        </w:rPr>
        <w:t xml:space="preserve"> The interquartile range is small because the </w:t>
      </w:r>
      <w:r w:rsidR="00397FB6" w:rsidRPr="00EB57BE">
        <w:rPr>
          <w:sz w:val="18"/>
          <w:szCs w:val="18"/>
        </w:rPr>
        <w:t>values for gyro are in radian, not degree</w:t>
      </w:r>
      <w:r w:rsidR="00CC0625" w:rsidRPr="00EB57BE">
        <w:rPr>
          <w:sz w:val="18"/>
          <w:szCs w:val="18"/>
        </w:rPr>
        <w:t>. Radians are in smaller values</w:t>
      </w:r>
      <w:r w:rsidR="00DD6A37" w:rsidRPr="00EB57BE">
        <w:rPr>
          <w:sz w:val="18"/>
          <w:szCs w:val="18"/>
        </w:rPr>
        <w:t xml:space="preserve"> meaning a radian of 1 is equivalent to </w:t>
      </w:r>
      <w:r w:rsidR="000E1214" w:rsidRPr="00EB57BE">
        <w:rPr>
          <w:sz w:val="18"/>
          <w:szCs w:val="18"/>
        </w:rPr>
        <w:t>57.2958 degrees.</w:t>
      </w:r>
      <w:r w:rsidR="007F204C" w:rsidRPr="00EB57BE">
        <w:rPr>
          <w:sz w:val="18"/>
          <w:szCs w:val="18"/>
        </w:rPr>
        <w:t xml:space="preserve"> </w:t>
      </w:r>
      <w:r w:rsidR="000E1214" w:rsidRPr="00EB57BE">
        <w:rPr>
          <w:sz w:val="18"/>
          <w:szCs w:val="18"/>
        </w:rPr>
        <w:t xml:space="preserve">Comparing the length of the line </w:t>
      </w:r>
      <w:r w:rsidR="00ED372A" w:rsidRPr="00EB57BE">
        <w:rPr>
          <w:sz w:val="18"/>
          <w:szCs w:val="18"/>
        </w:rPr>
        <w:t xml:space="preserve">for each violin plot, we can see that the range for each gyro and type of trip is similar. The only </w:t>
      </w:r>
      <w:r w:rsidR="00DE7DC0" w:rsidRPr="00EB57BE">
        <w:rPr>
          <w:sz w:val="18"/>
          <w:szCs w:val="18"/>
        </w:rPr>
        <w:t>difference that we can see is the line of dangerous trip</w:t>
      </w:r>
      <w:r w:rsidR="00014388" w:rsidRPr="00EB57BE">
        <w:rPr>
          <w:sz w:val="18"/>
          <w:szCs w:val="18"/>
        </w:rPr>
        <w:t xml:space="preserve"> for </w:t>
      </w:r>
      <w:proofErr w:type="spellStart"/>
      <w:r w:rsidR="00014388" w:rsidRPr="00EB57BE">
        <w:rPr>
          <w:sz w:val="18"/>
          <w:szCs w:val="18"/>
        </w:rPr>
        <w:t>gyro_z</w:t>
      </w:r>
      <w:proofErr w:type="spellEnd"/>
      <w:r w:rsidR="00DE7DC0" w:rsidRPr="00EB57BE">
        <w:rPr>
          <w:sz w:val="18"/>
          <w:szCs w:val="18"/>
        </w:rPr>
        <w:t xml:space="preserve"> is slightly longer than the line of the safe trip. This would mean that </w:t>
      </w:r>
      <w:r w:rsidR="00014388" w:rsidRPr="00EB57BE">
        <w:rPr>
          <w:sz w:val="18"/>
          <w:szCs w:val="18"/>
        </w:rPr>
        <w:t xml:space="preserve">there are larger range of values </w:t>
      </w:r>
      <w:r w:rsidR="00B613EA" w:rsidRPr="00EB57BE">
        <w:rPr>
          <w:sz w:val="18"/>
          <w:szCs w:val="18"/>
        </w:rPr>
        <w:t xml:space="preserve">for dangerous trip in </w:t>
      </w:r>
      <w:proofErr w:type="spellStart"/>
      <w:r w:rsidR="00B613EA" w:rsidRPr="00EB57BE">
        <w:rPr>
          <w:sz w:val="18"/>
          <w:szCs w:val="18"/>
        </w:rPr>
        <w:t>gyro_z</w:t>
      </w:r>
      <w:proofErr w:type="spellEnd"/>
      <w:r w:rsidR="00B613EA" w:rsidRPr="00EB57BE">
        <w:rPr>
          <w:sz w:val="18"/>
          <w:szCs w:val="18"/>
        </w:rPr>
        <w:t xml:space="preserve"> than the safe trips. </w:t>
      </w:r>
      <w:r w:rsidR="004B604B" w:rsidRPr="00EB57BE">
        <w:rPr>
          <w:sz w:val="18"/>
          <w:szCs w:val="18"/>
        </w:rPr>
        <w:t xml:space="preserve">The distribution of the safe trips and dangerous trip for </w:t>
      </w:r>
      <w:proofErr w:type="spellStart"/>
      <w:r w:rsidR="004B604B" w:rsidRPr="00EB57BE">
        <w:rPr>
          <w:sz w:val="18"/>
          <w:szCs w:val="18"/>
        </w:rPr>
        <w:t>gyro_x</w:t>
      </w:r>
      <w:proofErr w:type="spellEnd"/>
      <w:r w:rsidR="004B604B" w:rsidRPr="00EB57BE">
        <w:rPr>
          <w:sz w:val="18"/>
          <w:szCs w:val="18"/>
        </w:rPr>
        <w:t xml:space="preserve"> </w:t>
      </w:r>
      <w:proofErr w:type="gramStart"/>
      <w:r w:rsidR="004B604B" w:rsidRPr="00EB57BE">
        <w:rPr>
          <w:sz w:val="18"/>
          <w:szCs w:val="18"/>
        </w:rPr>
        <w:t>are</w:t>
      </w:r>
      <w:proofErr w:type="gramEnd"/>
      <w:r w:rsidR="004B604B" w:rsidRPr="00EB57BE">
        <w:rPr>
          <w:sz w:val="18"/>
          <w:szCs w:val="18"/>
        </w:rPr>
        <w:t xml:space="preserve"> similar. </w:t>
      </w:r>
      <w:r w:rsidR="00F405E4" w:rsidRPr="00EB57BE">
        <w:rPr>
          <w:sz w:val="18"/>
          <w:szCs w:val="18"/>
        </w:rPr>
        <w:t xml:space="preserve">There are many records that </w:t>
      </w:r>
      <w:r w:rsidR="00C51D56" w:rsidRPr="00EB57BE">
        <w:rPr>
          <w:sz w:val="18"/>
          <w:szCs w:val="18"/>
        </w:rPr>
        <w:t xml:space="preserve">have values of </w:t>
      </w:r>
      <w:proofErr w:type="spellStart"/>
      <w:r w:rsidR="00C51D56" w:rsidRPr="00EB57BE">
        <w:rPr>
          <w:sz w:val="18"/>
          <w:szCs w:val="18"/>
        </w:rPr>
        <w:t>gyro_x</w:t>
      </w:r>
      <w:proofErr w:type="spellEnd"/>
      <w:r w:rsidR="00C51D56" w:rsidRPr="00EB57BE">
        <w:rPr>
          <w:sz w:val="18"/>
          <w:szCs w:val="18"/>
        </w:rPr>
        <w:t xml:space="preserve"> around 0 radian. For </w:t>
      </w:r>
      <w:proofErr w:type="spellStart"/>
      <w:r w:rsidR="00C51D56" w:rsidRPr="00EB57BE">
        <w:rPr>
          <w:sz w:val="18"/>
          <w:szCs w:val="18"/>
        </w:rPr>
        <w:t>gyro_y</w:t>
      </w:r>
      <w:proofErr w:type="spellEnd"/>
      <w:r w:rsidR="00C51D56" w:rsidRPr="00EB57BE">
        <w:rPr>
          <w:sz w:val="18"/>
          <w:szCs w:val="18"/>
        </w:rPr>
        <w:t xml:space="preserve">, there are many values </w:t>
      </w:r>
      <w:r w:rsidR="00AE00CD" w:rsidRPr="00EB57BE">
        <w:rPr>
          <w:sz w:val="18"/>
          <w:szCs w:val="18"/>
        </w:rPr>
        <w:t xml:space="preserve">that also around 0 but as compared to </w:t>
      </w:r>
      <w:proofErr w:type="spellStart"/>
      <w:r w:rsidR="00AE00CD" w:rsidRPr="00EB57BE">
        <w:rPr>
          <w:sz w:val="18"/>
          <w:szCs w:val="18"/>
        </w:rPr>
        <w:t>gyro_x</w:t>
      </w:r>
      <w:proofErr w:type="spellEnd"/>
      <w:r w:rsidR="00AE00CD" w:rsidRPr="00EB57BE">
        <w:rPr>
          <w:sz w:val="18"/>
          <w:szCs w:val="18"/>
        </w:rPr>
        <w:t xml:space="preserve">, </w:t>
      </w:r>
      <w:r w:rsidR="00E70CE5" w:rsidRPr="00EB57BE">
        <w:rPr>
          <w:sz w:val="18"/>
          <w:szCs w:val="18"/>
        </w:rPr>
        <w:t xml:space="preserve">the values are more distributed. For </w:t>
      </w:r>
      <w:proofErr w:type="spellStart"/>
      <w:r w:rsidR="00E70CE5" w:rsidRPr="00EB57BE">
        <w:rPr>
          <w:sz w:val="18"/>
          <w:szCs w:val="18"/>
        </w:rPr>
        <w:t>gyro_z</w:t>
      </w:r>
      <w:proofErr w:type="spellEnd"/>
      <w:r w:rsidR="00E70CE5" w:rsidRPr="00EB57BE">
        <w:rPr>
          <w:sz w:val="18"/>
          <w:szCs w:val="18"/>
        </w:rPr>
        <w:t xml:space="preserve">, the shape of the distribution </w:t>
      </w:r>
      <w:r w:rsidR="00E24549" w:rsidRPr="00EB57BE">
        <w:rPr>
          <w:sz w:val="18"/>
          <w:szCs w:val="18"/>
        </w:rPr>
        <w:t xml:space="preserve">for </w:t>
      </w:r>
      <w:r w:rsidR="0003190A" w:rsidRPr="00EB57BE">
        <w:rPr>
          <w:sz w:val="18"/>
          <w:szCs w:val="18"/>
        </w:rPr>
        <w:t>both types of</w:t>
      </w:r>
      <w:r w:rsidR="00E24549" w:rsidRPr="00EB57BE">
        <w:rPr>
          <w:sz w:val="18"/>
          <w:szCs w:val="18"/>
        </w:rPr>
        <w:t xml:space="preserve"> trips are pointed at the sides.</w:t>
      </w:r>
      <w:r w:rsidR="0003190A" w:rsidRPr="00EB57BE">
        <w:rPr>
          <w:sz w:val="18"/>
          <w:szCs w:val="18"/>
        </w:rPr>
        <w:t xml:space="preserve"> </w:t>
      </w:r>
      <w:r w:rsidR="0063539C">
        <w:rPr>
          <w:sz w:val="18"/>
          <w:szCs w:val="18"/>
        </w:rPr>
        <w:t>This means that very high percentage of the records are close to 0.</w:t>
      </w:r>
    </w:p>
    <w:p w14:paraId="57DA9521" w14:textId="77777777" w:rsidR="00B9343C" w:rsidRDefault="00B9343C" w:rsidP="00D85E9B">
      <w:pPr>
        <w:pStyle w:val="ListParagraph"/>
        <w:ind w:left="390"/>
        <w:rPr>
          <w:sz w:val="20"/>
          <w:szCs w:val="20"/>
        </w:rPr>
      </w:pPr>
    </w:p>
    <w:p w14:paraId="2EBFE891" w14:textId="24866192" w:rsidR="00E4673E" w:rsidRPr="00EB57BE" w:rsidRDefault="00B9343C" w:rsidP="00D85E9B">
      <w:pPr>
        <w:pStyle w:val="ListParagraph"/>
        <w:ind w:left="0"/>
        <w:rPr>
          <w:sz w:val="18"/>
          <w:szCs w:val="18"/>
        </w:rPr>
      </w:pPr>
      <w:r w:rsidRPr="00EB57BE">
        <w:rPr>
          <w:noProof/>
          <w:color w:val="FF0000"/>
          <w:sz w:val="18"/>
          <w:szCs w:val="18"/>
        </w:rPr>
        <w:drawing>
          <wp:anchor distT="0" distB="0" distL="114300" distR="114300" simplePos="0" relativeHeight="251658253" behindDoc="1" locked="0" layoutInCell="1" allowOverlap="1" wp14:anchorId="1706E0FC" wp14:editId="5259E200">
            <wp:simplePos x="0" y="0"/>
            <wp:positionH relativeFrom="margin">
              <wp:align>right</wp:align>
            </wp:positionH>
            <wp:positionV relativeFrom="paragraph">
              <wp:posOffset>19633</wp:posOffset>
            </wp:positionV>
            <wp:extent cx="2174240" cy="1731645"/>
            <wp:effectExtent l="19050" t="19050" r="16510" b="20955"/>
            <wp:wrapTight wrapText="bothSides">
              <wp:wrapPolygon edited="0">
                <wp:start x="-189" y="-238"/>
                <wp:lineTo x="-189" y="21624"/>
                <wp:lineTo x="21575" y="21624"/>
                <wp:lineTo x="21575" y="-238"/>
                <wp:lineTo x="-189" y="-23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4240" cy="1731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151F1" w:rsidRPr="00EB57BE">
        <w:rPr>
          <w:sz w:val="18"/>
          <w:szCs w:val="18"/>
        </w:rPr>
        <w:t>This is a violin plot of speed</w:t>
      </w:r>
      <w:r w:rsidR="00407173" w:rsidRPr="00EB57BE">
        <w:rPr>
          <w:sz w:val="18"/>
          <w:szCs w:val="18"/>
        </w:rPr>
        <w:t xml:space="preserve"> for safe and dangerous trips.</w:t>
      </w:r>
    </w:p>
    <w:p w14:paraId="5F0DDB50" w14:textId="13B15FC5" w:rsidR="007532D4" w:rsidRPr="00EB57BE" w:rsidRDefault="00407173" w:rsidP="00D85E9B">
      <w:pPr>
        <w:pStyle w:val="ListParagraph"/>
        <w:ind w:left="0"/>
        <w:rPr>
          <w:sz w:val="18"/>
          <w:szCs w:val="18"/>
        </w:rPr>
      </w:pPr>
      <w:r w:rsidRPr="00EB57BE">
        <w:rPr>
          <w:sz w:val="18"/>
          <w:szCs w:val="18"/>
        </w:rPr>
        <w:t xml:space="preserve">This plot is done to visualize the distribution of speed </w:t>
      </w:r>
      <w:r w:rsidR="00674D3D" w:rsidRPr="00EB57BE">
        <w:rPr>
          <w:sz w:val="18"/>
          <w:szCs w:val="18"/>
        </w:rPr>
        <w:t xml:space="preserve">for the different trip types. </w:t>
      </w:r>
      <w:r w:rsidR="008C4D87" w:rsidRPr="00EB57BE">
        <w:rPr>
          <w:sz w:val="18"/>
          <w:szCs w:val="18"/>
        </w:rPr>
        <w:t xml:space="preserve">The interquartile range of speed for dangerous trips is </w:t>
      </w:r>
      <w:r w:rsidR="007B5E58" w:rsidRPr="00EB57BE">
        <w:rPr>
          <w:sz w:val="18"/>
          <w:szCs w:val="18"/>
        </w:rPr>
        <w:t>around -18 to 5</w:t>
      </w:r>
      <w:r w:rsidR="00114284" w:rsidRPr="00EB57BE">
        <w:rPr>
          <w:sz w:val="18"/>
          <w:szCs w:val="18"/>
        </w:rPr>
        <w:t>1</w:t>
      </w:r>
      <w:r w:rsidR="00477903" w:rsidRPr="00EB57BE">
        <w:rPr>
          <w:sz w:val="18"/>
          <w:szCs w:val="18"/>
        </w:rPr>
        <w:t xml:space="preserve"> m/s</w:t>
      </w:r>
      <w:r w:rsidR="007B5E58" w:rsidRPr="00EB57BE">
        <w:rPr>
          <w:sz w:val="18"/>
          <w:szCs w:val="18"/>
        </w:rPr>
        <w:t xml:space="preserve">, which is </w:t>
      </w:r>
      <w:r w:rsidR="002D7B8C" w:rsidRPr="00EB57BE">
        <w:rPr>
          <w:sz w:val="18"/>
          <w:szCs w:val="18"/>
        </w:rPr>
        <w:t>bigger than the interquartile range of speed for safe trips</w:t>
      </w:r>
      <w:r w:rsidR="007B5E58" w:rsidRPr="00EB57BE">
        <w:rPr>
          <w:sz w:val="18"/>
          <w:szCs w:val="18"/>
        </w:rPr>
        <w:t xml:space="preserve"> which is around </w:t>
      </w:r>
      <w:r w:rsidR="00114284" w:rsidRPr="00EB57BE">
        <w:rPr>
          <w:sz w:val="18"/>
          <w:szCs w:val="18"/>
        </w:rPr>
        <w:t>-18 to 42</w:t>
      </w:r>
      <w:r w:rsidR="00477903" w:rsidRPr="00EB57BE">
        <w:rPr>
          <w:sz w:val="18"/>
          <w:szCs w:val="18"/>
        </w:rPr>
        <w:t xml:space="preserve"> m/s</w:t>
      </w:r>
      <w:r w:rsidR="002D7B8C" w:rsidRPr="00EB57BE">
        <w:rPr>
          <w:sz w:val="18"/>
          <w:szCs w:val="18"/>
        </w:rPr>
        <w:t xml:space="preserve">. </w:t>
      </w:r>
      <w:r w:rsidR="00EF440F" w:rsidRPr="00EB57BE">
        <w:rPr>
          <w:sz w:val="18"/>
          <w:szCs w:val="18"/>
        </w:rPr>
        <w:t xml:space="preserve">The reason could be because dangerous trips might have taxis going in extreme speeds. </w:t>
      </w:r>
      <w:r w:rsidR="00E273B7" w:rsidRPr="00EB57BE">
        <w:rPr>
          <w:sz w:val="18"/>
          <w:szCs w:val="18"/>
        </w:rPr>
        <w:t>As much as its dangerous to drive at extremely high speed it is as equally dangerous to drive too slowly.</w:t>
      </w:r>
      <w:r w:rsidR="00FC1BB9" w:rsidRPr="00EB57BE">
        <w:rPr>
          <w:sz w:val="18"/>
          <w:szCs w:val="18"/>
        </w:rPr>
        <w:t xml:space="preserve"> Hence, t</w:t>
      </w:r>
      <w:r w:rsidR="0009795B" w:rsidRPr="00EB57BE">
        <w:rPr>
          <w:sz w:val="18"/>
          <w:szCs w:val="18"/>
        </w:rPr>
        <w:t xml:space="preserve">he median </w:t>
      </w:r>
      <w:r w:rsidR="00DD33F3" w:rsidRPr="00EB57BE">
        <w:rPr>
          <w:sz w:val="18"/>
          <w:szCs w:val="18"/>
        </w:rPr>
        <w:t xml:space="preserve">speed </w:t>
      </w:r>
      <w:r w:rsidR="0009795B" w:rsidRPr="00EB57BE">
        <w:rPr>
          <w:sz w:val="18"/>
          <w:szCs w:val="18"/>
        </w:rPr>
        <w:t xml:space="preserve">for </w:t>
      </w:r>
      <w:r w:rsidR="00DD33F3" w:rsidRPr="00EB57BE">
        <w:rPr>
          <w:sz w:val="18"/>
          <w:szCs w:val="18"/>
        </w:rPr>
        <w:t>safe</w:t>
      </w:r>
      <w:r w:rsidR="0009795B" w:rsidRPr="00EB57BE">
        <w:rPr>
          <w:sz w:val="18"/>
          <w:szCs w:val="18"/>
        </w:rPr>
        <w:t xml:space="preserve"> trips</w:t>
      </w:r>
      <w:r w:rsidR="00477903" w:rsidRPr="00EB57BE">
        <w:rPr>
          <w:sz w:val="18"/>
          <w:szCs w:val="18"/>
        </w:rPr>
        <w:t xml:space="preserve"> which is </w:t>
      </w:r>
      <w:r w:rsidR="00530F74" w:rsidRPr="00EB57BE">
        <w:rPr>
          <w:sz w:val="18"/>
          <w:szCs w:val="18"/>
        </w:rPr>
        <w:t>around 19m/s</w:t>
      </w:r>
      <w:r w:rsidR="00477903" w:rsidRPr="00EB57BE">
        <w:rPr>
          <w:sz w:val="18"/>
          <w:szCs w:val="18"/>
        </w:rPr>
        <w:t xml:space="preserve"> seem</w:t>
      </w:r>
      <w:r w:rsidR="0009795B" w:rsidRPr="00EB57BE">
        <w:rPr>
          <w:sz w:val="18"/>
          <w:szCs w:val="18"/>
        </w:rPr>
        <w:t xml:space="preserve"> to be </w:t>
      </w:r>
      <w:r w:rsidR="00DD33F3" w:rsidRPr="00EB57BE">
        <w:rPr>
          <w:sz w:val="18"/>
          <w:szCs w:val="18"/>
        </w:rPr>
        <w:t>slightly highe</w:t>
      </w:r>
      <w:r w:rsidR="00530F74" w:rsidRPr="00EB57BE">
        <w:rPr>
          <w:sz w:val="18"/>
          <w:szCs w:val="18"/>
        </w:rPr>
        <w:t>r</w:t>
      </w:r>
      <w:r w:rsidR="00477903" w:rsidRPr="00EB57BE">
        <w:rPr>
          <w:sz w:val="18"/>
          <w:szCs w:val="18"/>
        </w:rPr>
        <w:t xml:space="preserve"> </w:t>
      </w:r>
      <w:r w:rsidR="00530F74" w:rsidRPr="00EB57BE">
        <w:rPr>
          <w:sz w:val="18"/>
          <w:szCs w:val="18"/>
        </w:rPr>
        <w:t xml:space="preserve">than that for dangerous trips which is </w:t>
      </w:r>
      <w:r w:rsidR="007771D7" w:rsidRPr="00EB57BE">
        <w:rPr>
          <w:sz w:val="18"/>
          <w:szCs w:val="18"/>
        </w:rPr>
        <w:t>around</w:t>
      </w:r>
      <w:r w:rsidR="00530F74" w:rsidRPr="00EB57BE">
        <w:rPr>
          <w:sz w:val="18"/>
          <w:szCs w:val="18"/>
        </w:rPr>
        <w:t xml:space="preserve"> 18m/s.</w:t>
      </w:r>
      <w:r w:rsidR="000161BA" w:rsidRPr="00EB57BE">
        <w:rPr>
          <w:sz w:val="18"/>
          <w:szCs w:val="18"/>
        </w:rPr>
        <w:t xml:space="preserve"> </w:t>
      </w:r>
    </w:p>
    <w:p w14:paraId="3CC48F2D" w14:textId="3F3FB1D3" w:rsidR="007151F1" w:rsidRPr="00E4673E" w:rsidRDefault="007151F1" w:rsidP="00D85E9B">
      <w:pPr>
        <w:pStyle w:val="ListParagraph"/>
        <w:ind w:left="390"/>
        <w:rPr>
          <w:sz w:val="20"/>
          <w:szCs w:val="20"/>
        </w:rPr>
      </w:pPr>
      <w:r w:rsidRPr="00E4673E">
        <w:rPr>
          <w:noProof/>
        </w:rPr>
        <w:lastRenderedPageBreak/>
        <w:drawing>
          <wp:anchor distT="0" distB="0" distL="114300" distR="114300" simplePos="0" relativeHeight="251658249" behindDoc="1" locked="0" layoutInCell="1" allowOverlap="1" wp14:anchorId="3D4AF00D" wp14:editId="7B328A4A">
            <wp:simplePos x="0" y="0"/>
            <wp:positionH relativeFrom="margin">
              <wp:posOffset>3379395</wp:posOffset>
            </wp:positionH>
            <wp:positionV relativeFrom="paragraph">
              <wp:posOffset>141044</wp:posOffset>
            </wp:positionV>
            <wp:extent cx="2165985" cy="1480820"/>
            <wp:effectExtent l="19050" t="19050" r="24765" b="24130"/>
            <wp:wrapSquare wrapText="bothSides"/>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65985" cy="1480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D99715" w14:textId="6BFABE4C" w:rsidR="00304ED8" w:rsidRPr="00D85E9B" w:rsidRDefault="00304ED8" w:rsidP="00A14CC9">
      <w:pPr>
        <w:pStyle w:val="Heading3"/>
        <w:numPr>
          <w:ilvl w:val="1"/>
          <w:numId w:val="14"/>
        </w:numPr>
        <w:rPr>
          <w:b/>
          <w:sz w:val="28"/>
          <w:szCs w:val="28"/>
        </w:rPr>
      </w:pPr>
      <w:bookmarkStart w:id="46" w:name="_Toc90061527"/>
      <w:r w:rsidRPr="00D85E9B">
        <w:rPr>
          <w:b/>
          <w:sz w:val="28"/>
          <w:szCs w:val="28"/>
        </w:rPr>
        <w:t>Histogram</w:t>
      </w:r>
      <w:bookmarkEnd w:id="46"/>
    </w:p>
    <w:p w14:paraId="52E5E537" w14:textId="61E494E1" w:rsidR="00F45962" w:rsidRPr="00EB57BE" w:rsidRDefault="00F45962" w:rsidP="00D85E9B">
      <w:pPr>
        <w:pStyle w:val="ListParagraph"/>
        <w:ind w:left="0"/>
        <w:rPr>
          <w:sz w:val="18"/>
          <w:szCs w:val="18"/>
        </w:rPr>
      </w:pPr>
      <w:r w:rsidRPr="00EB57BE">
        <w:rPr>
          <w:sz w:val="18"/>
          <w:szCs w:val="18"/>
        </w:rPr>
        <w:t xml:space="preserve">The histogram shows </w:t>
      </w:r>
      <w:r w:rsidR="00366D60" w:rsidRPr="00EB57BE">
        <w:rPr>
          <w:sz w:val="18"/>
          <w:szCs w:val="18"/>
        </w:rPr>
        <w:t>the distribution of the duration of trips made</w:t>
      </w:r>
      <w:r w:rsidR="00583043" w:rsidRPr="00EB57BE">
        <w:rPr>
          <w:sz w:val="18"/>
          <w:szCs w:val="18"/>
        </w:rPr>
        <w:t xml:space="preserve"> in this dataset. As you can see, the histogram is skewed </w:t>
      </w:r>
      <w:r w:rsidR="003879CB" w:rsidRPr="00EB57BE">
        <w:rPr>
          <w:sz w:val="18"/>
          <w:szCs w:val="18"/>
        </w:rPr>
        <w:t xml:space="preserve">to the </w:t>
      </w:r>
      <w:r w:rsidR="00583043" w:rsidRPr="00EB57BE">
        <w:rPr>
          <w:sz w:val="18"/>
          <w:szCs w:val="18"/>
        </w:rPr>
        <w:t>right</w:t>
      </w:r>
      <w:r w:rsidR="00226C71" w:rsidRPr="00EB57BE">
        <w:rPr>
          <w:sz w:val="18"/>
          <w:szCs w:val="18"/>
        </w:rPr>
        <w:t xml:space="preserve">. </w:t>
      </w:r>
      <w:r w:rsidR="009B76B9" w:rsidRPr="00EB57BE">
        <w:rPr>
          <w:sz w:val="18"/>
          <w:szCs w:val="18"/>
        </w:rPr>
        <w:t xml:space="preserve">Most of the trips last for around 1000 seconds. </w:t>
      </w:r>
      <w:r w:rsidR="00226C71" w:rsidRPr="00EB57BE">
        <w:rPr>
          <w:sz w:val="18"/>
          <w:szCs w:val="18"/>
        </w:rPr>
        <w:t>There are fewer longer trips that</w:t>
      </w:r>
      <w:r w:rsidR="00FC1690" w:rsidRPr="00EB57BE">
        <w:rPr>
          <w:sz w:val="18"/>
          <w:szCs w:val="18"/>
        </w:rPr>
        <w:t xml:space="preserve"> last up to </w:t>
      </w:r>
      <w:r w:rsidR="00F93EFD" w:rsidRPr="00EB57BE">
        <w:rPr>
          <w:sz w:val="18"/>
          <w:szCs w:val="18"/>
        </w:rPr>
        <w:t>8000 seconds</w:t>
      </w:r>
      <w:r w:rsidR="00DE67F7" w:rsidRPr="00EB57BE">
        <w:rPr>
          <w:sz w:val="18"/>
          <w:szCs w:val="18"/>
        </w:rPr>
        <w:t>.</w:t>
      </w:r>
      <w:r w:rsidR="00465364" w:rsidRPr="00EB57BE">
        <w:rPr>
          <w:sz w:val="18"/>
          <w:szCs w:val="18"/>
        </w:rPr>
        <w:t xml:space="preserve"> </w:t>
      </w:r>
    </w:p>
    <w:p w14:paraId="79BB9B2A" w14:textId="77777777" w:rsidR="009843E1" w:rsidRPr="00E4673E" w:rsidRDefault="009843E1" w:rsidP="009843E1">
      <w:pPr>
        <w:rPr>
          <w:sz w:val="20"/>
          <w:szCs w:val="20"/>
        </w:rPr>
      </w:pPr>
    </w:p>
    <w:p w14:paraId="33E7A967" w14:textId="35E2B025" w:rsidR="00BE580A" w:rsidRPr="00D85E9B" w:rsidRDefault="007254E0" w:rsidP="00A14CC9">
      <w:pPr>
        <w:pStyle w:val="Heading3"/>
        <w:numPr>
          <w:ilvl w:val="1"/>
          <w:numId w:val="14"/>
        </w:numPr>
        <w:rPr>
          <w:b/>
          <w:sz w:val="28"/>
          <w:szCs w:val="28"/>
        </w:rPr>
      </w:pPr>
      <w:bookmarkStart w:id="47" w:name="_Toc90061528"/>
      <w:r w:rsidRPr="00D85E9B">
        <w:rPr>
          <w:b/>
          <w:sz w:val="28"/>
          <w:szCs w:val="28"/>
        </w:rPr>
        <w:t>Lin</w:t>
      </w:r>
      <w:r w:rsidR="009843E1" w:rsidRPr="00D85E9B">
        <w:rPr>
          <w:b/>
          <w:sz w:val="28"/>
          <w:szCs w:val="28"/>
        </w:rPr>
        <w:t>e Chart</w:t>
      </w:r>
      <w:bookmarkEnd w:id="43"/>
      <w:bookmarkEnd w:id="47"/>
      <w:r w:rsidR="00261943" w:rsidRPr="00D85E9B">
        <w:rPr>
          <w:b/>
          <w:sz w:val="28"/>
          <w:szCs w:val="28"/>
        </w:rPr>
        <w:t xml:space="preserve"> </w:t>
      </w:r>
    </w:p>
    <w:p w14:paraId="7ED4A735" w14:textId="7EE2C5E7" w:rsidR="007151F1" w:rsidRPr="00EB57BE" w:rsidRDefault="00C17D6F" w:rsidP="00D85E9B">
      <w:pPr>
        <w:rPr>
          <w:sz w:val="18"/>
          <w:szCs w:val="18"/>
        </w:rPr>
      </w:pPr>
      <w:r w:rsidRPr="00EB57BE">
        <w:rPr>
          <w:sz w:val="18"/>
          <w:szCs w:val="18"/>
        </w:rPr>
        <w:t xml:space="preserve">This is a line chart that shows the changes in speed, </w:t>
      </w:r>
      <w:proofErr w:type="spellStart"/>
      <w:r w:rsidRPr="00EB57BE">
        <w:rPr>
          <w:sz w:val="18"/>
          <w:szCs w:val="18"/>
        </w:rPr>
        <w:t>acceleration_x</w:t>
      </w:r>
      <w:proofErr w:type="spellEnd"/>
      <w:r w:rsidRPr="00EB57BE">
        <w:rPr>
          <w:sz w:val="18"/>
          <w:szCs w:val="18"/>
        </w:rPr>
        <w:t xml:space="preserve">, </w:t>
      </w:r>
      <w:proofErr w:type="spellStart"/>
      <w:r w:rsidRPr="00EB57BE">
        <w:rPr>
          <w:sz w:val="18"/>
          <w:szCs w:val="18"/>
        </w:rPr>
        <w:t>acceleration_y</w:t>
      </w:r>
      <w:proofErr w:type="spellEnd"/>
      <w:r w:rsidRPr="00EB57BE">
        <w:rPr>
          <w:sz w:val="18"/>
          <w:szCs w:val="18"/>
        </w:rPr>
        <w:t xml:space="preserve"> and </w:t>
      </w:r>
      <w:proofErr w:type="spellStart"/>
      <w:r w:rsidRPr="00EB57BE">
        <w:rPr>
          <w:sz w:val="18"/>
          <w:szCs w:val="18"/>
        </w:rPr>
        <w:t>acceleration_z</w:t>
      </w:r>
      <w:proofErr w:type="spellEnd"/>
      <w:r w:rsidR="00FB6F05" w:rsidRPr="00EB57BE">
        <w:rPr>
          <w:sz w:val="18"/>
          <w:szCs w:val="18"/>
        </w:rPr>
        <w:t xml:space="preserve"> against time. This is only plotted with one </w:t>
      </w:r>
      <w:proofErr w:type="spellStart"/>
      <w:r w:rsidR="00FB6F05" w:rsidRPr="00EB57BE">
        <w:rPr>
          <w:sz w:val="18"/>
          <w:szCs w:val="18"/>
        </w:rPr>
        <w:t>bookingID</w:t>
      </w:r>
      <w:proofErr w:type="spellEnd"/>
      <w:r w:rsidR="00FB6F05" w:rsidRPr="00EB57BE">
        <w:rPr>
          <w:sz w:val="18"/>
          <w:szCs w:val="18"/>
        </w:rPr>
        <w:t xml:space="preserve"> which is derived from finding the median out of all the average speed for all </w:t>
      </w:r>
      <w:proofErr w:type="spellStart"/>
      <w:r w:rsidR="00FB6F05" w:rsidRPr="00EB57BE">
        <w:rPr>
          <w:sz w:val="18"/>
          <w:szCs w:val="18"/>
        </w:rPr>
        <w:t>bookingIDs</w:t>
      </w:r>
      <w:proofErr w:type="spellEnd"/>
      <w:r w:rsidR="00FB6F05" w:rsidRPr="00EB57BE">
        <w:rPr>
          <w:sz w:val="18"/>
          <w:szCs w:val="18"/>
        </w:rPr>
        <w:t>. This line chart shows that</w:t>
      </w:r>
      <w:r w:rsidRPr="00EB57BE">
        <w:rPr>
          <w:sz w:val="18"/>
          <w:szCs w:val="18"/>
        </w:rPr>
        <w:t xml:space="preserve"> </w:t>
      </w:r>
      <w:r w:rsidR="002174E3" w:rsidRPr="00EB57BE">
        <w:rPr>
          <w:sz w:val="18"/>
          <w:szCs w:val="18"/>
        </w:rPr>
        <w:t xml:space="preserve">there is not </w:t>
      </w:r>
      <w:proofErr w:type="gramStart"/>
      <w:r w:rsidR="002174E3" w:rsidRPr="00EB57BE">
        <w:rPr>
          <w:sz w:val="18"/>
          <w:szCs w:val="18"/>
        </w:rPr>
        <w:t>much</w:t>
      </w:r>
      <w:proofErr w:type="gramEnd"/>
      <w:r w:rsidR="002174E3" w:rsidRPr="00EB57BE">
        <w:rPr>
          <w:sz w:val="18"/>
          <w:szCs w:val="18"/>
        </w:rPr>
        <w:t xml:space="preserve"> changes in </w:t>
      </w:r>
      <w:r w:rsidR="00A366FE" w:rsidRPr="00EB57BE">
        <w:rPr>
          <w:sz w:val="18"/>
          <w:szCs w:val="18"/>
        </w:rPr>
        <w:t xml:space="preserve">acceleration </w:t>
      </w:r>
      <w:r w:rsidR="00793B0D" w:rsidRPr="00EB57BE">
        <w:rPr>
          <w:sz w:val="18"/>
          <w:szCs w:val="18"/>
        </w:rPr>
        <w:t>when the</w:t>
      </w:r>
      <w:r w:rsidR="00910A90" w:rsidRPr="00EB57BE">
        <w:rPr>
          <w:sz w:val="18"/>
          <w:szCs w:val="18"/>
        </w:rPr>
        <w:t xml:space="preserve"> speed is changing. For example, </w:t>
      </w:r>
      <w:r w:rsidR="00B034E5" w:rsidRPr="00EB57BE">
        <w:rPr>
          <w:sz w:val="18"/>
          <w:szCs w:val="18"/>
        </w:rPr>
        <w:t xml:space="preserve">at around 100 seconds of the trip, there is a huge drop in the speed </w:t>
      </w:r>
      <w:r w:rsidR="000D4EDB" w:rsidRPr="00EB57BE">
        <w:rPr>
          <w:sz w:val="18"/>
          <w:szCs w:val="18"/>
        </w:rPr>
        <w:t>and</w:t>
      </w:r>
      <w:r w:rsidR="00B034E5" w:rsidRPr="00EB57BE">
        <w:rPr>
          <w:sz w:val="18"/>
          <w:szCs w:val="18"/>
        </w:rPr>
        <w:t xml:space="preserve"> acceleration in all </w:t>
      </w:r>
      <w:proofErr w:type="gramStart"/>
      <w:r w:rsidR="00B034E5" w:rsidRPr="00EB57BE">
        <w:rPr>
          <w:sz w:val="18"/>
          <w:szCs w:val="18"/>
        </w:rPr>
        <w:t>axis</w:t>
      </w:r>
      <w:proofErr w:type="gramEnd"/>
      <w:r w:rsidR="00B034E5" w:rsidRPr="00EB57BE">
        <w:rPr>
          <w:sz w:val="18"/>
          <w:szCs w:val="18"/>
        </w:rPr>
        <w:t xml:space="preserve"> </w:t>
      </w:r>
      <w:r w:rsidR="000D4EDB" w:rsidRPr="00EB57BE">
        <w:rPr>
          <w:sz w:val="18"/>
          <w:szCs w:val="18"/>
        </w:rPr>
        <w:t>decreased slightly</w:t>
      </w:r>
      <w:r w:rsidR="00AB7CC0" w:rsidRPr="00EB57BE">
        <w:rPr>
          <w:sz w:val="18"/>
          <w:szCs w:val="18"/>
        </w:rPr>
        <w:t>.</w:t>
      </w:r>
      <w:r w:rsidR="00B034E5" w:rsidRPr="00EB57BE">
        <w:rPr>
          <w:sz w:val="18"/>
          <w:szCs w:val="18"/>
        </w:rPr>
        <w:t xml:space="preserve"> </w:t>
      </w:r>
      <w:r w:rsidR="00DE3875" w:rsidRPr="00EB57BE">
        <w:rPr>
          <w:sz w:val="18"/>
          <w:szCs w:val="18"/>
        </w:rPr>
        <w:t xml:space="preserve">But </w:t>
      </w:r>
      <w:r w:rsidR="005D3284" w:rsidRPr="00EB57BE">
        <w:rPr>
          <w:sz w:val="18"/>
          <w:szCs w:val="18"/>
        </w:rPr>
        <w:t xml:space="preserve">in overall, the changes in speed did not have a huge impact in the changes in the acceleration. </w:t>
      </w:r>
      <w:proofErr w:type="spellStart"/>
      <w:r w:rsidR="008A4207" w:rsidRPr="00EB57BE">
        <w:rPr>
          <w:sz w:val="18"/>
          <w:szCs w:val="18"/>
        </w:rPr>
        <w:t>Acceleration_y</w:t>
      </w:r>
      <w:proofErr w:type="spellEnd"/>
      <w:r w:rsidR="00DF6E6C" w:rsidRPr="00EB57BE">
        <w:rPr>
          <w:sz w:val="18"/>
          <w:szCs w:val="18"/>
        </w:rPr>
        <w:t xml:space="preserve"> has the biggest range out of all </w:t>
      </w:r>
      <w:r w:rsidR="00F2209C" w:rsidRPr="00EB57BE">
        <w:rPr>
          <w:sz w:val="18"/>
          <w:szCs w:val="18"/>
        </w:rPr>
        <w:t>the acceleration.</w:t>
      </w:r>
      <w:r w:rsidR="003E318D" w:rsidRPr="00EB57BE">
        <w:rPr>
          <w:sz w:val="18"/>
          <w:szCs w:val="18"/>
        </w:rPr>
        <w:t xml:space="preserve"> </w:t>
      </w:r>
      <w:r w:rsidR="00281899" w:rsidRPr="00EB57BE">
        <w:rPr>
          <w:sz w:val="18"/>
          <w:szCs w:val="18"/>
        </w:rPr>
        <w:t xml:space="preserve">The acceleration </w:t>
      </w:r>
      <w:r w:rsidR="00E7359F" w:rsidRPr="00EB57BE">
        <w:rPr>
          <w:sz w:val="18"/>
          <w:szCs w:val="18"/>
        </w:rPr>
        <w:t xml:space="preserve">in all </w:t>
      </w:r>
      <w:r w:rsidR="000D6561" w:rsidRPr="00EB57BE">
        <w:rPr>
          <w:sz w:val="18"/>
          <w:szCs w:val="18"/>
        </w:rPr>
        <w:t>axes</w:t>
      </w:r>
      <w:r w:rsidR="00E7359F" w:rsidRPr="00EB57BE">
        <w:rPr>
          <w:sz w:val="18"/>
          <w:szCs w:val="18"/>
        </w:rPr>
        <w:t xml:space="preserve"> </w:t>
      </w:r>
      <w:r w:rsidR="00A4002E" w:rsidRPr="00EB57BE">
        <w:rPr>
          <w:sz w:val="18"/>
          <w:szCs w:val="18"/>
        </w:rPr>
        <w:t xml:space="preserve">do not </w:t>
      </w:r>
      <w:r w:rsidR="00CC3E2D" w:rsidRPr="00EB57BE">
        <w:rPr>
          <w:sz w:val="18"/>
          <w:szCs w:val="18"/>
        </w:rPr>
        <w:t xml:space="preserve">change greatly according to each other. For example, </w:t>
      </w:r>
      <w:r w:rsidR="005F014B" w:rsidRPr="00EB57BE">
        <w:rPr>
          <w:sz w:val="18"/>
          <w:szCs w:val="18"/>
        </w:rPr>
        <w:t xml:space="preserve">at </w:t>
      </w:r>
      <w:r w:rsidR="003332B4" w:rsidRPr="00EB57BE">
        <w:rPr>
          <w:sz w:val="18"/>
          <w:szCs w:val="18"/>
        </w:rPr>
        <w:t xml:space="preserve">around </w:t>
      </w:r>
      <w:r w:rsidR="00C03D17" w:rsidRPr="00EB57BE">
        <w:rPr>
          <w:sz w:val="18"/>
          <w:szCs w:val="18"/>
        </w:rPr>
        <w:t>2</w:t>
      </w:r>
      <w:r w:rsidR="003332B4" w:rsidRPr="00EB57BE">
        <w:rPr>
          <w:sz w:val="18"/>
          <w:szCs w:val="18"/>
        </w:rPr>
        <w:t>00 seconds, there is a decreas</w:t>
      </w:r>
      <w:r w:rsidR="00A20280" w:rsidRPr="00EB57BE">
        <w:rPr>
          <w:sz w:val="18"/>
          <w:szCs w:val="18"/>
        </w:rPr>
        <w:t xml:space="preserve">e in the </w:t>
      </w:r>
      <w:proofErr w:type="spellStart"/>
      <w:r w:rsidR="00A20280" w:rsidRPr="00EB57BE">
        <w:rPr>
          <w:sz w:val="18"/>
          <w:szCs w:val="18"/>
        </w:rPr>
        <w:t>acceleration</w:t>
      </w:r>
      <w:r w:rsidR="002664A8" w:rsidRPr="00EB57BE">
        <w:rPr>
          <w:sz w:val="18"/>
          <w:szCs w:val="18"/>
        </w:rPr>
        <w:t>_y</w:t>
      </w:r>
      <w:proofErr w:type="spellEnd"/>
      <w:r w:rsidR="002664A8" w:rsidRPr="00EB57BE">
        <w:rPr>
          <w:sz w:val="18"/>
          <w:szCs w:val="18"/>
        </w:rPr>
        <w:t xml:space="preserve"> and </w:t>
      </w:r>
      <w:proofErr w:type="spellStart"/>
      <w:r w:rsidR="00DA0AC0" w:rsidRPr="00EB57BE">
        <w:rPr>
          <w:sz w:val="18"/>
          <w:szCs w:val="18"/>
        </w:rPr>
        <w:t>acceleration_x</w:t>
      </w:r>
      <w:proofErr w:type="spellEnd"/>
      <w:r w:rsidR="00DA0AC0" w:rsidRPr="00EB57BE">
        <w:rPr>
          <w:sz w:val="18"/>
          <w:szCs w:val="18"/>
        </w:rPr>
        <w:t xml:space="preserve"> also decreased</w:t>
      </w:r>
      <w:r w:rsidR="000D6561" w:rsidRPr="00EB57BE">
        <w:rPr>
          <w:sz w:val="18"/>
          <w:szCs w:val="18"/>
        </w:rPr>
        <w:t>.</w:t>
      </w:r>
    </w:p>
    <w:p w14:paraId="2B5EE50A" w14:textId="77777777" w:rsidR="008C7B13" w:rsidRDefault="00AA3AD6" w:rsidP="008C7B13">
      <w:pPr>
        <w:rPr>
          <w:b/>
          <w:bCs/>
        </w:rPr>
      </w:pPr>
      <w:r w:rsidRPr="00E4673E">
        <w:rPr>
          <w:noProof/>
          <w:sz w:val="20"/>
          <w:szCs w:val="20"/>
        </w:rPr>
        <w:drawing>
          <wp:anchor distT="0" distB="0" distL="114300" distR="114300" simplePos="0" relativeHeight="251658254" behindDoc="1" locked="0" layoutInCell="1" allowOverlap="1" wp14:anchorId="09961B95" wp14:editId="4C157DCD">
            <wp:simplePos x="0" y="0"/>
            <wp:positionH relativeFrom="margin">
              <wp:align>center</wp:align>
            </wp:positionH>
            <wp:positionV relativeFrom="paragraph">
              <wp:posOffset>87817</wp:posOffset>
            </wp:positionV>
            <wp:extent cx="4726940" cy="1772920"/>
            <wp:effectExtent l="19050" t="19050" r="16510" b="177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6940" cy="1772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8E879C" w14:textId="77777777" w:rsidR="008C7B13" w:rsidRDefault="008C7B13" w:rsidP="008C7B13">
      <w:pPr>
        <w:rPr>
          <w:b/>
          <w:bCs/>
        </w:rPr>
      </w:pPr>
    </w:p>
    <w:p w14:paraId="6A45CBA6" w14:textId="77777777" w:rsidR="008C7B13" w:rsidRDefault="008C7B13" w:rsidP="008C7B13">
      <w:pPr>
        <w:rPr>
          <w:b/>
          <w:bCs/>
        </w:rPr>
      </w:pPr>
    </w:p>
    <w:p w14:paraId="7FB1FF3A" w14:textId="77777777" w:rsidR="008C7B13" w:rsidRDefault="008C7B13" w:rsidP="008C7B13">
      <w:pPr>
        <w:rPr>
          <w:b/>
          <w:bCs/>
        </w:rPr>
      </w:pPr>
    </w:p>
    <w:p w14:paraId="19033F01" w14:textId="77777777" w:rsidR="008C7B13" w:rsidRDefault="008C7B13" w:rsidP="008C7B13">
      <w:pPr>
        <w:rPr>
          <w:b/>
          <w:bCs/>
        </w:rPr>
      </w:pPr>
    </w:p>
    <w:p w14:paraId="637BDA7D" w14:textId="77777777" w:rsidR="008C7B13" w:rsidRDefault="008C7B13" w:rsidP="008C7B13">
      <w:pPr>
        <w:rPr>
          <w:b/>
          <w:bCs/>
        </w:rPr>
      </w:pPr>
    </w:p>
    <w:p w14:paraId="59B7FE95" w14:textId="77777777" w:rsidR="008C7B13" w:rsidRDefault="008C7B13" w:rsidP="008C7B13">
      <w:pPr>
        <w:rPr>
          <w:b/>
          <w:bCs/>
        </w:rPr>
      </w:pPr>
    </w:p>
    <w:p w14:paraId="58D960F3" w14:textId="77F2D989" w:rsidR="007126F0" w:rsidRPr="00EC4429" w:rsidRDefault="00B1602D" w:rsidP="00C57E02">
      <w:pPr>
        <w:pStyle w:val="Heading1"/>
        <w:numPr>
          <w:ilvl w:val="0"/>
          <w:numId w:val="14"/>
        </w:numPr>
        <w:rPr>
          <w:b/>
          <w:bCs/>
          <w:sz w:val="24"/>
          <w:szCs w:val="24"/>
        </w:rPr>
      </w:pPr>
      <w:bookmarkStart w:id="48" w:name="_Toc90061529"/>
      <w:r w:rsidRPr="00EB57BE">
        <w:rPr>
          <w:noProof/>
          <w:sz w:val="18"/>
          <w:szCs w:val="18"/>
        </w:rPr>
        <w:drawing>
          <wp:anchor distT="0" distB="0" distL="114300" distR="114300" simplePos="0" relativeHeight="251658270" behindDoc="0" locked="0" layoutInCell="1" allowOverlap="1" wp14:anchorId="460C12DF" wp14:editId="5279BC4D">
            <wp:simplePos x="0" y="0"/>
            <wp:positionH relativeFrom="column">
              <wp:posOffset>3984221</wp:posOffset>
            </wp:positionH>
            <wp:positionV relativeFrom="paragraph">
              <wp:posOffset>210070</wp:posOffset>
            </wp:positionV>
            <wp:extent cx="1746250" cy="1746250"/>
            <wp:effectExtent l="19050" t="19050" r="25400" b="254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1746250" cy="1746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A6763" w:rsidRPr="00EC4429">
        <w:rPr>
          <w:b/>
          <w:bCs/>
        </w:rPr>
        <w:t>Dashboar</w:t>
      </w:r>
      <w:r w:rsidR="008C7B13" w:rsidRPr="00EC4429">
        <w:rPr>
          <w:b/>
          <w:bCs/>
        </w:rPr>
        <w:t>d</w:t>
      </w:r>
      <w:bookmarkEnd w:id="48"/>
    </w:p>
    <w:p w14:paraId="34AF6894" w14:textId="03232FF1" w:rsidR="0064719C" w:rsidRPr="00EB57BE" w:rsidRDefault="0064719C" w:rsidP="0064719C">
      <w:pPr>
        <w:rPr>
          <w:sz w:val="18"/>
          <w:szCs w:val="18"/>
        </w:rPr>
      </w:pPr>
      <w:r w:rsidRPr="00EB57BE">
        <w:rPr>
          <w:sz w:val="18"/>
          <w:szCs w:val="18"/>
        </w:rPr>
        <w:t>The dashboard contains</w:t>
      </w:r>
      <w:r w:rsidR="008623AC" w:rsidRPr="00EB57BE">
        <w:rPr>
          <w:sz w:val="18"/>
          <w:szCs w:val="18"/>
        </w:rPr>
        <w:t xml:space="preserve"> </w:t>
      </w:r>
      <w:r w:rsidR="00D94C72" w:rsidRPr="00EB57BE">
        <w:rPr>
          <w:sz w:val="18"/>
          <w:szCs w:val="18"/>
        </w:rPr>
        <w:t xml:space="preserve">8 </w:t>
      </w:r>
      <w:r w:rsidR="008623AC" w:rsidRPr="00EB57BE">
        <w:rPr>
          <w:sz w:val="18"/>
          <w:szCs w:val="18"/>
        </w:rPr>
        <w:t xml:space="preserve">interactive </w:t>
      </w:r>
      <w:r w:rsidR="00EA0CE4" w:rsidRPr="00EB57BE">
        <w:rPr>
          <w:sz w:val="18"/>
          <w:szCs w:val="18"/>
        </w:rPr>
        <w:t>charts,</w:t>
      </w:r>
      <w:r w:rsidR="008623AC" w:rsidRPr="00EB57BE">
        <w:rPr>
          <w:sz w:val="18"/>
          <w:szCs w:val="18"/>
        </w:rPr>
        <w:t xml:space="preserve"> and </w:t>
      </w:r>
      <w:r w:rsidR="0038583A" w:rsidRPr="00EB57BE">
        <w:rPr>
          <w:sz w:val="18"/>
          <w:szCs w:val="18"/>
        </w:rPr>
        <w:t xml:space="preserve">it </w:t>
      </w:r>
      <w:r w:rsidR="00BE01C2" w:rsidRPr="00EB57BE">
        <w:rPr>
          <w:sz w:val="18"/>
          <w:szCs w:val="18"/>
        </w:rPr>
        <w:t>includes all the columns</w:t>
      </w:r>
      <w:r w:rsidR="00230D89" w:rsidRPr="00EB57BE">
        <w:rPr>
          <w:sz w:val="18"/>
          <w:szCs w:val="18"/>
        </w:rPr>
        <w:t xml:space="preserve"> in the dataset. </w:t>
      </w:r>
    </w:p>
    <w:p w14:paraId="4AEF1991" w14:textId="4BE8F74B" w:rsidR="007126F0" w:rsidRDefault="00CF5277" w:rsidP="00D651C1">
      <w:pPr>
        <w:pStyle w:val="Heading3"/>
        <w:numPr>
          <w:ilvl w:val="1"/>
          <w:numId w:val="6"/>
        </w:numPr>
        <w:ind w:left="426"/>
        <w:rPr>
          <w:b/>
          <w:sz w:val="28"/>
          <w:szCs w:val="28"/>
        </w:rPr>
      </w:pPr>
      <w:r w:rsidRPr="00FA6763">
        <w:rPr>
          <w:b/>
          <w:bCs/>
          <w:sz w:val="28"/>
          <w:szCs w:val="28"/>
        </w:rPr>
        <w:t xml:space="preserve"> </w:t>
      </w:r>
      <w:bookmarkStart w:id="49" w:name="_Toc90061530"/>
      <w:r w:rsidR="00F4494A" w:rsidRPr="00F4494A">
        <w:rPr>
          <w:b/>
          <w:bCs/>
          <w:sz w:val="28"/>
          <w:szCs w:val="28"/>
        </w:rPr>
        <w:t xml:space="preserve">Packed bubble </w:t>
      </w:r>
      <w:r w:rsidR="00F4494A">
        <w:rPr>
          <w:b/>
          <w:bCs/>
          <w:sz w:val="28"/>
          <w:szCs w:val="28"/>
        </w:rPr>
        <w:t>Chart</w:t>
      </w:r>
      <w:bookmarkEnd w:id="49"/>
    </w:p>
    <w:p w14:paraId="67FB021A" w14:textId="77777777" w:rsidR="00146A93" w:rsidRPr="00EB57BE" w:rsidRDefault="00146A93" w:rsidP="00146A93">
      <w:pPr>
        <w:rPr>
          <w:sz w:val="18"/>
          <w:szCs w:val="18"/>
        </w:rPr>
      </w:pPr>
      <w:r w:rsidRPr="00EB57BE">
        <w:rPr>
          <w:sz w:val="18"/>
          <w:szCs w:val="18"/>
        </w:rPr>
        <w:t xml:space="preserve">This </w:t>
      </w:r>
      <w:r w:rsidR="00F4494A" w:rsidRPr="00EB57BE">
        <w:rPr>
          <w:sz w:val="18"/>
          <w:szCs w:val="18"/>
        </w:rPr>
        <w:t xml:space="preserve">packed bubble chart </w:t>
      </w:r>
      <w:r w:rsidR="00E8510F" w:rsidRPr="00EB57BE">
        <w:rPr>
          <w:sz w:val="18"/>
          <w:szCs w:val="18"/>
        </w:rPr>
        <w:t>visualizes</w:t>
      </w:r>
      <w:r w:rsidRPr="00EB57BE">
        <w:rPr>
          <w:sz w:val="18"/>
          <w:szCs w:val="18"/>
        </w:rPr>
        <w:t xml:space="preserve"> </w:t>
      </w:r>
      <w:r w:rsidR="00F4494A" w:rsidRPr="00EB57BE">
        <w:rPr>
          <w:sz w:val="18"/>
          <w:szCs w:val="18"/>
        </w:rPr>
        <w:t xml:space="preserve">the number of records for each </w:t>
      </w:r>
      <w:proofErr w:type="spellStart"/>
      <w:r w:rsidR="00F4494A" w:rsidRPr="00EB57BE">
        <w:rPr>
          <w:sz w:val="18"/>
          <w:szCs w:val="18"/>
        </w:rPr>
        <w:t>bookingID</w:t>
      </w:r>
      <w:proofErr w:type="spellEnd"/>
      <w:r w:rsidR="00F4494A" w:rsidRPr="00EB57BE">
        <w:rPr>
          <w:sz w:val="18"/>
          <w:szCs w:val="18"/>
        </w:rPr>
        <w:t xml:space="preserve">. </w:t>
      </w:r>
      <w:r w:rsidR="00316373" w:rsidRPr="00EB57BE">
        <w:rPr>
          <w:sz w:val="18"/>
          <w:szCs w:val="18"/>
        </w:rPr>
        <w:t>There</w:t>
      </w:r>
      <w:r w:rsidR="00F3120D" w:rsidRPr="00EB57BE">
        <w:rPr>
          <w:sz w:val="18"/>
          <w:szCs w:val="18"/>
        </w:rPr>
        <w:t xml:space="preserve"> are many </w:t>
      </w:r>
      <w:proofErr w:type="spellStart"/>
      <w:r w:rsidR="00F3120D" w:rsidRPr="00EB57BE">
        <w:rPr>
          <w:sz w:val="18"/>
          <w:szCs w:val="18"/>
        </w:rPr>
        <w:t>bookingIDs</w:t>
      </w:r>
      <w:proofErr w:type="spellEnd"/>
      <w:r w:rsidR="00F3120D" w:rsidRPr="00EB57BE">
        <w:rPr>
          <w:sz w:val="18"/>
          <w:szCs w:val="18"/>
        </w:rPr>
        <w:t xml:space="preserve"> in the data </w:t>
      </w:r>
      <w:r w:rsidR="00316373" w:rsidRPr="00EB57BE">
        <w:rPr>
          <w:sz w:val="18"/>
          <w:szCs w:val="18"/>
        </w:rPr>
        <w:t xml:space="preserve">as seen from the different </w:t>
      </w:r>
      <w:proofErr w:type="spellStart"/>
      <w:r w:rsidR="00316373" w:rsidRPr="00EB57BE">
        <w:rPr>
          <w:sz w:val="18"/>
          <w:szCs w:val="18"/>
        </w:rPr>
        <w:t>colors</w:t>
      </w:r>
      <w:proofErr w:type="spellEnd"/>
      <w:r w:rsidR="00F3120D" w:rsidRPr="00EB57BE">
        <w:rPr>
          <w:sz w:val="18"/>
          <w:szCs w:val="18"/>
        </w:rPr>
        <w:t xml:space="preserve"> </w:t>
      </w:r>
      <w:r w:rsidR="00DB4C8F" w:rsidRPr="00EB57BE">
        <w:rPr>
          <w:sz w:val="18"/>
          <w:szCs w:val="18"/>
        </w:rPr>
        <w:t>of bubbles.</w:t>
      </w:r>
      <w:r w:rsidR="00F3120D" w:rsidRPr="00EB57BE">
        <w:rPr>
          <w:sz w:val="18"/>
          <w:szCs w:val="18"/>
        </w:rPr>
        <w:t xml:space="preserve"> </w:t>
      </w:r>
      <w:r w:rsidR="00E07BB6" w:rsidRPr="00EB57BE">
        <w:rPr>
          <w:sz w:val="18"/>
          <w:szCs w:val="18"/>
        </w:rPr>
        <w:t xml:space="preserve">The size of the bubbles </w:t>
      </w:r>
      <w:proofErr w:type="gramStart"/>
      <w:r w:rsidR="00E07BB6" w:rsidRPr="00EB57BE">
        <w:rPr>
          <w:sz w:val="18"/>
          <w:szCs w:val="18"/>
        </w:rPr>
        <w:t>show</w:t>
      </w:r>
      <w:proofErr w:type="gramEnd"/>
      <w:r w:rsidR="00E07BB6" w:rsidRPr="00EB57BE">
        <w:rPr>
          <w:sz w:val="18"/>
          <w:szCs w:val="18"/>
        </w:rPr>
        <w:t xml:space="preserve"> the </w:t>
      </w:r>
      <w:r w:rsidR="00461AEE" w:rsidRPr="00EB57BE">
        <w:rPr>
          <w:sz w:val="18"/>
          <w:szCs w:val="18"/>
        </w:rPr>
        <w:t xml:space="preserve">number of records in each </w:t>
      </w:r>
      <w:proofErr w:type="spellStart"/>
      <w:r w:rsidR="00461AEE" w:rsidRPr="00EB57BE">
        <w:rPr>
          <w:sz w:val="18"/>
          <w:szCs w:val="18"/>
        </w:rPr>
        <w:t>bookingID</w:t>
      </w:r>
      <w:proofErr w:type="spellEnd"/>
      <w:r w:rsidR="00E07BB6" w:rsidRPr="00EB57BE">
        <w:rPr>
          <w:sz w:val="18"/>
          <w:szCs w:val="18"/>
        </w:rPr>
        <w:t xml:space="preserve">. </w:t>
      </w:r>
      <w:proofErr w:type="gramStart"/>
      <w:r w:rsidR="00B34F7A" w:rsidRPr="00EB57BE">
        <w:rPr>
          <w:sz w:val="18"/>
          <w:szCs w:val="18"/>
        </w:rPr>
        <w:t>All of</w:t>
      </w:r>
      <w:proofErr w:type="gramEnd"/>
      <w:r w:rsidR="00B34F7A" w:rsidRPr="00EB57BE">
        <w:rPr>
          <w:sz w:val="18"/>
          <w:szCs w:val="18"/>
        </w:rPr>
        <w:t xml:space="preserve"> the </w:t>
      </w:r>
      <w:proofErr w:type="spellStart"/>
      <w:r w:rsidR="00B34F7A" w:rsidRPr="00EB57BE">
        <w:rPr>
          <w:sz w:val="18"/>
          <w:szCs w:val="18"/>
        </w:rPr>
        <w:t>bookingIDs</w:t>
      </w:r>
      <w:proofErr w:type="spellEnd"/>
      <w:r w:rsidR="00B34F7A" w:rsidRPr="00EB57BE">
        <w:rPr>
          <w:sz w:val="18"/>
          <w:szCs w:val="18"/>
        </w:rPr>
        <w:t xml:space="preserve"> have similar number of records</w:t>
      </w:r>
      <w:r w:rsidR="00F5346B" w:rsidRPr="00EB57BE">
        <w:rPr>
          <w:sz w:val="18"/>
          <w:szCs w:val="18"/>
        </w:rPr>
        <w:t xml:space="preserve"> as the sizes of the bubbles are similar to each other and there is no</w:t>
      </w:r>
      <w:r w:rsidR="007051A7" w:rsidRPr="00EB57BE">
        <w:rPr>
          <w:sz w:val="18"/>
          <w:szCs w:val="18"/>
        </w:rPr>
        <w:t xml:space="preserve"> bubble that is significantly bigger than others.</w:t>
      </w:r>
    </w:p>
    <w:p w14:paraId="5032D2A2" w14:textId="1253D6CE" w:rsidR="00696657" w:rsidRPr="00146A93" w:rsidRDefault="00B1602D" w:rsidP="00D651C1">
      <w:pPr>
        <w:pStyle w:val="Heading3"/>
        <w:numPr>
          <w:ilvl w:val="1"/>
          <w:numId w:val="8"/>
        </w:numPr>
        <w:ind w:left="426"/>
      </w:pPr>
      <w:bookmarkStart w:id="50" w:name="_Toc90061531"/>
      <w:r w:rsidRPr="00A51D84">
        <w:rPr>
          <w:noProof/>
          <w:sz w:val="20"/>
          <w:szCs w:val="20"/>
        </w:rPr>
        <w:drawing>
          <wp:anchor distT="0" distB="0" distL="114300" distR="114300" simplePos="0" relativeHeight="251658271" behindDoc="0" locked="0" layoutInCell="1" allowOverlap="1" wp14:anchorId="3DFC5673" wp14:editId="79781553">
            <wp:simplePos x="0" y="0"/>
            <wp:positionH relativeFrom="column">
              <wp:posOffset>3572510</wp:posOffset>
            </wp:positionH>
            <wp:positionV relativeFrom="paragraph">
              <wp:posOffset>193787</wp:posOffset>
            </wp:positionV>
            <wp:extent cx="2155825" cy="1263650"/>
            <wp:effectExtent l="19050" t="19050" r="15875" b="1270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5825" cy="126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281A">
        <w:rPr>
          <w:rStyle w:val="Heading3Char"/>
          <w:b/>
          <w:bCs/>
          <w:sz w:val="28"/>
          <w:szCs w:val="28"/>
        </w:rPr>
        <w:t xml:space="preserve"> </w:t>
      </w:r>
      <w:r w:rsidR="0098281A" w:rsidRPr="0098281A">
        <w:rPr>
          <w:rStyle w:val="Heading3Char"/>
          <w:b/>
          <w:bCs/>
          <w:sz w:val="28"/>
          <w:szCs w:val="28"/>
        </w:rPr>
        <w:t>Bar Plot</w:t>
      </w:r>
      <w:bookmarkEnd w:id="50"/>
    </w:p>
    <w:p w14:paraId="356B03A6" w14:textId="4314DC4A" w:rsidR="00294DD9" w:rsidRPr="00A51D84" w:rsidRDefault="0098281A" w:rsidP="0064719C">
      <w:pPr>
        <w:rPr>
          <w:sz w:val="20"/>
          <w:szCs w:val="20"/>
        </w:rPr>
      </w:pPr>
      <w:r w:rsidRPr="00EB57BE">
        <w:rPr>
          <w:sz w:val="18"/>
          <w:szCs w:val="18"/>
        </w:rPr>
        <w:t xml:space="preserve">This bar plot </w:t>
      </w:r>
      <w:r w:rsidR="00596D8C" w:rsidRPr="00EB57BE">
        <w:rPr>
          <w:sz w:val="18"/>
          <w:szCs w:val="18"/>
        </w:rPr>
        <w:t>shows the number of records for</w:t>
      </w:r>
      <w:r w:rsidR="007D1B32" w:rsidRPr="00EB57BE">
        <w:rPr>
          <w:sz w:val="18"/>
          <w:szCs w:val="18"/>
        </w:rPr>
        <w:t xml:space="preserve"> each </w:t>
      </w:r>
      <w:proofErr w:type="spellStart"/>
      <w:r w:rsidR="007D1B32" w:rsidRPr="00EB57BE">
        <w:rPr>
          <w:sz w:val="18"/>
          <w:szCs w:val="18"/>
        </w:rPr>
        <w:t>bookingID</w:t>
      </w:r>
      <w:proofErr w:type="spellEnd"/>
      <w:r w:rsidR="007D1B32" w:rsidRPr="00EB57BE">
        <w:rPr>
          <w:sz w:val="18"/>
          <w:szCs w:val="18"/>
        </w:rPr>
        <w:t xml:space="preserve">. </w:t>
      </w:r>
      <w:r w:rsidR="00F82C58" w:rsidRPr="00EB57BE">
        <w:rPr>
          <w:sz w:val="18"/>
          <w:szCs w:val="18"/>
        </w:rPr>
        <w:t xml:space="preserve">The bars in blue are </w:t>
      </w:r>
      <w:proofErr w:type="spellStart"/>
      <w:r w:rsidR="00F82C58" w:rsidRPr="00EB57BE">
        <w:rPr>
          <w:sz w:val="18"/>
          <w:szCs w:val="18"/>
        </w:rPr>
        <w:t>bookingIDs</w:t>
      </w:r>
      <w:proofErr w:type="spellEnd"/>
      <w:r w:rsidR="00F82C58" w:rsidRPr="00EB57BE">
        <w:rPr>
          <w:sz w:val="18"/>
          <w:szCs w:val="18"/>
        </w:rPr>
        <w:t xml:space="preserve"> that are normal trips and the bars in orange are the </w:t>
      </w:r>
      <w:proofErr w:type="spellStart"/>
      <w:r w:rsidR="00F82C58" w:rsidRPr="00EB57BE">
        <w:rPr>
          <w:sz w:val="18"/>
          <w:szCs w:val="18"/>
        </w:rPr>
        <w:t>bookingIDs</w:t>
      </w:r>
      <w:proofErr w:type="spellEnd"/>
      <w:r w:rsidR="00F82C58" w:rsidRPr="00EB57BE">
        <w:rPr>
          <w:sz w:val="18"/>
          <w:szCs w:val="18"/>
        </w:rPr>
        <w:t xml:space="preserve"> that are dangerous trips. </w:t>
      </w:r>
      <w:r w:rsidR="00077F55" w:rsidRPr="00EB57BE">
        <w:rPr>
          <w:sz w:val="18"/>
          <w:szCs w:val="18"/>
        </w:rPr>
        <w:t xml:space="preserve"> The higher the </w:t>
      </w:r>
      <w:r w:rsidR="002729E4" w:rsidRPr="00EB57BE">
        <w:rPr>
          <w:sz w:val="18"/>
          <w:szCs w:val="18"/>
        </w:rPr>
        <w:t xml:space="preserve">bar is, the more records </w:t>
      </w:r>
      <w:r w:rsidR="00B12B20" w:rsidRPr="00EB57BE">
        <w:rPr>
          <w:sz w:val="18"/>
          <w:szCs w:val="18"/>
        </w:rPr>
        <w:t xml:space="preserve">the </w:t>
      </w:r>
      <w:proofErr w:type="spellStart"/>
      <w:r w:rsidR="00B12B20" w:rsidRPr="00EB57BE">
        <w:rPr>
          <w:sz w:val="18"/>
          <w:szCs w:val="18"/>
        </w:rPr>
        <w:t>bookingID</w:t>
      </w:r>
      <w:proofErr w:type="spellEnd"/>
      <w:r w:rsidR="00B12B20" w:rsidRPr="00EB57BE">
        <w:rPr>
          <w:sz w:val="18"/>
          <w:szCs w:val="18"/>
        </w:rPr>
        <w:t xml:space="preserve"> has. </w:t>
      </w:r>
      <w:r w:rsidR="008C1985" w:rsidRPr="00EB57BE">
        <w:rPr>
          <w:sz w:val="18"/>
          <w:szCs w:val="18"/>
        </w:rPr>
        <w:t xml:space="preserve">Number of records of a </w:t>
      </w:r>
      <w:proofErr w:type="spellStart"/>
      <w:r w:rsidR="008C1985" w:rsidRPr="00EB57BE">
        <w:rPr>
          <w:sz w:val="18"/>
          <w:szCs w:val="18"/>
        </w:rPr>
        <w:t>bookingID</w:t>
      </w:r>
      <w:proofErr w:type="spellEnd"/>
      <w:r w:rsidR="008C1985" w:rsidRPr="00EB57BE">
        <w:rPr>
          <w:sz w:val="18"/>
          <w:szCs w:val="18"/>
        </w:rPr>
        <w:t xml:space="preserve"> that is a safe trip ha</w:t>
      </w:r>
      <w:r w:rsidR="007A368C" w:rsidRPr="00EB57BE">
        <w:rPr>
          <w:sz w:val="18"/>
          <w:szCs w:val="18"/>
        </w:rPr>
        <w:t xml:space="preserve">ve at most </w:t>
      </w:r>
      <w:r w:rsidR="001E4E7E" w:rsidRPr="00EB57BE">
        <w:rPr>
          <w:sz w:val="18"/>
          <w:szCs w:val="18"/>
        </w:rPr>
        <w:t>1</w:t>
      </w:r>
      <w:r w:rsidR="00B24C50" w:rsidRPr="00EB57BE">
        <w:rPr>
          <w:sz w:val="18"/>
          <w:szCs w:val="18"/>
        </w:rPr>
        <w:t>069</w:t>
      </w:r>
      <w:r w:rsidR="00D76CD3" w:rsidRPr="00EB57BE">
        <w:rPr>
          <w:sz w:val="18"/>
          <w:szCs w:val="18"/>
        </w:rPr>
        <w:t xml:space="preserve"> records while </w:t>
      </w:r>
      <w:proofErr w:type="spellStart"/>
      <w:r w:rsidR="00B7354F" w:rsidRPr="00EB57BE">
        <w:rPr>
          <w:sz w:val="18"/>
          <w:szCs w:val="18"/>
        </w:rPr>
        <w:t>bookingIDs</w:t>
      </w:r>
      <w:proofErr w:type="spellEnd"/>
      <w:r w:rsidR="00B7354F" w:rsidRPr="00EB57BE">
        <w:rPr>
          <w:sz w:val="18"/>
          <w:szCs w:val="18"/>
        </w:rPr>
        <w:t xml:space="preserve"> </w:t>
      </w:r>
      <w:r w:rsidR="00052378" w:rsidRPr="00EB57BE">
        <w:rPr>
          <w:sz w:val="18"/>
          <w:szCs w:val="18"/>
        </w:rPr>
        <w:t xml:space="preserve">that are </w:t>
      </w:r>
      <w:r w:rsidR="00B8481B" w:rsidRPr="00EB57BE">
        <w:rPr>
          <w:sz w:val="18"/>
          <w:szCs w:val="18"/>
        </w:rPr>
        <w:t xml:space="preserve">dangerous trips have at a maximum of </w:t>
      </w:r>
      <w:r w:rsidR="002B4907" w:rsidRPr="00EB57BE">
        <w:rPr>
          <w:sz w:val="18"/>
          <w:szCs w:val="18"/>
        </w:rPr>
        <w:t xml:space="preserve">3267 records. </w:t>
      </w:r>
      <w:proofErr w:type="spellStart"/>
      <w:r w:rsidR="00B12B20" w:rsidRPr="00EB57BE">
        <w:rPr>
          <w:sz w:val="18"/>
          <w:szCs w:val="18"/>
        </w:rPr>
        <w:t>BookingIDs</w:t>
      </w:r>
      <w:proofErr w:type="spellEnd"/>
      <w:r w:rsidR="00B12B20" w:rsidRPr="00EB57BE">
        <w:rPr>
          <w:sz w:val="18"/>
          <w:szCs w:val="18"/>
        </w:rPr>
        <w:t xml:space="preserve"> that are dangerous trips have significantly more </w:t>
      </w:r>
      <w:r w:rsidR="009A41DF" w:rsidRPr="00EB57BE">
        <w:rPr>
          <w:sz w:val="18"/>
          <w:szCs w:val="18"/>
        </w:rPr>
        <w:t xml:space="preserve">records than </w:t>
      </w:r>
      <w:proofErr w:type="spellStart"/>
      <w:r w:rsidR="009A41DF" w:rsidRPr="00EB57BE">
        <w:rPr>
          <w:sz w:val="18"/>
          <w:szCs w:val="18"/>
        </w:rPr>
        <w:t>bookingIDs</w:t>
      </w:r>
      <w:proofErr w:type="spellEnd"/>
      <w:r w:rsidR="009A41DF" w:rsidRPr="00EB57BE">
        <w:rPr>
          <w:sz w:val="18"/>
          <w:szCs w:val="18"/>
        </w:rPr>
        <w:t xml:space="preserve"> that are normal trips. </w:t>
      </w:r>
    </w:p>
    <w:p w14:paraId="7E5CC435" w14:textId="1587FF81" w:rsidR="00294DD9" w:rsidRPr="00EB57BE" w:rsidRDefault="00A51D84" w:rsidP="0064719C">
      <w:pPr>
        <w:rPr>
          <w:sz w:val="18"/>
          <w:szCs w:val="18"/>
        </w:rPr>
      </w:pPr>
      <w:r>
        <w:rPr>
          <w:noProof/>
        </w:rPr>
        <w:lastRenderedPageBreak/>
        <w:drawing>
          <wp:anchor distT="0" distB="0" distL="114300" distR="114300" simplePos="0" relativeHeight="251658272" behindDoc="0" locked="0" layoutInCell="1" allowOverlap="1" wp14:anchorId="09301F4E" wp14:editId="0A1BA952">
            <wp:simplePos x="0" y="0"/>
            <wp:positionH relativeFrom="column">
              <wp:posOffset>3780205</wp:posOffset>
            </wp:positionH>
            <wp:positionV relativeFrom="paragraph">
              <wp:posOffset>62876</wp:posOffset>
            </wp:positionV>
            <wp:extent cx="2292350" cy="1034415"/>
            <wp:effectExtent l="19050" t="19050" r="12700" b="13335"/>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2350" cy="1034415"/>
                    </a:xfrm>
                    <a:prstGeom prst="rect">
                      <a:avLst/>
                    </a:prstGeom>
                    <a:ln>
                      <a:solidFill>
                        <a:schemeClr val="tx1"/>
                      </a:solidFill>
                    </a:ln>
                  </pic:spPr>
                </pic:pic>
              </a:graphicData>
            </a:graphic>
          </wp:anchor>
        </w:drawing>
      </w:r>
      <w:r w:rsidR="00294DD9" w:rsidRPr="00EB57BE">
        <w:rPr>
          <w:sz w:val="18"/>
          <w:szCs w:val="18"/>
        </w:rPr>
        <w:t xml:space="preserve">The graph below shows the </w:t>
      </w:r>
      <w:r w:rsidR="002D1B5A" w:rsidRPr="00EB57BE">
        <w:rPr>
          <w:sz w:val="18"/>
          <w:szCs w:val="18"/>
        </w:rPr>
        <w:t xml:space="preserve">maximum speed </w:t>
      </w:r>
      <w:r w:rsidR="006E70A2" w:rsidRPr="00EB57BE">
        <w:rPr>
          <w:sz w:val="18"/>
          <w:szCs w:val="18"/>
        </w:rPr>
        <w:t xml:space="preserve">for each </w:t>
      </w:r>
      <w:proofErr w:type="spellStart"/>
      <w:r w:rsidR="006E70A2" w:rsidRPr="00EB57BE">
        <w:rPr>
          <w:sz w:val="18"/>
          <w:szCs w:val="18"/>
        </w:rPr>
        <w:t>bookingID</w:t>
      </w:r>
      <w:proofErr w:type="spellEnd"/>
      <w:r w:rsidR="006E70A2" w:rsidRPr="00EB57BE">
        <w:rPr>
          <w:sz w:val="18"/>
          <w:szCs w:val="18"/>
        </w:rPr>
        <w:t xml:space="preserve">. </w:t>
      </w:r>
      <w:r w:rsidR="00944C1C" w:rsidRPr="00EB57BE">
        <w:rPr>
          <w:sz w:val="18"/>
          <w:szCs w:val="18"/>
        </w:rPr>
        <w:t xml:space="preserve">Most </w:t>
      </w:r>
      <w:proofErr w:type="spellStart"/>
      <w:r w:rsidR="00944C1C" w:rsidRPr="00EB57BE">
        <w:rPr>
          <w:sz w:val="18"/>
          <w:szCs w:val="18"/>
        </w:rPr>
        <w:t>bookingIDs</w:t>
      </w:r>
      <w:proofErr w:type="spellEnd"/>
      <w:r w:rsidR="00944C1C" w:rsidRPr="00EB57BE">
        <w:rPr>
          <w:sz w:val="18"/>
          <w:szCs w:val="18"/>
        </w:rPr>
        <w:t xml:space="preserve"> have a maximum speed of below 60m/s.</w:t>
      </w:r>
      <w:r w:rsidR="006E70A2" w:rsidRPr="00EB57BE">
        <w:rPr>
          <w:sz w:val="18"/>
          <w:szCs w:val="18"/>
        </w:rPr>
        <w:t xml:space="preserve"> </w:t>
      </w:r>
      <w:r w:rsidR="00F62A09" w:rsidRPr="00EB57BE">
        <w:rPr>
          <w:sz w:val="18"/>
          <w:szCs w:val="18"/>
        </w:rPr>
        <w:t xml:space="preserve">The fastest and slowest </w:t>
      </w:r>
      <w:proofErr w:type="spellStart"/>
      <w:r w:rsidR="00F62A09" w:rsidRPr="00EB57BE">
        <w:rPr>
          <w:sz w:val="18"/>
          <w:szCs w:val="18"/>
        </w:rPr>
        <w:t>bookingID</w:t>
      </w:r>
      <w:proofErr w:type="spellEnd"/>
      <w:r w:rsidR="00F62A09" w:rsidRPr="00EB57BE">
        <w:rPr>
          <w:sz w:val="18"/>
          <w:szCs w:val="18"/>
        </w:rPr>
        <w:t xml:space="preserve"> is a safe trip</w:t>
      </w:r>
      <w:r w:rsidR="007118B1" w:rsidRPr="00EB57BE">
        <w:rPr>
          <w:sz w:val="18"/>
          <w:szCs w:val="18"/>
        </w:rPr>
        <w:t xml:space="preserve">. There is no pattern or </w:t>
      </w:r>
      <w:r w:rsidR="00972D0D" w:rsidRPr="00EB57BE">
        <w:rPr>
          <w:sz w:val="18"/>
          <w:szCs w:val="18"/>
        </w:rPr>
        <w:t xml:space="preserve">relationship between speed and </w:t>
      </w:r>
      <w:r w:rsidR="00990B57" w:rsidRPr="00EB57BE">
        <w:rPr>
          <w:sz w:val="18"/>
          <w:szCs w:val="18"/>
        </w:rPr>
        <w:t>the type of trip</w:t>
      </w:r>
      <w:r w:rsidR="008175E3" w:rsidRPr="00EB57BE">
        <w:rPr>
          <w:sz w:val="18"/>
          <w:szCs w:val="18"/>
        </w:rPr>
        <w:t>. Thus, speed is not a determining factor for the type of trip.</w:t>
      </w:r>
    </w:p>
    <w:p w14:paraId="5FECE873" w14:textId="3B83EE78" w:rsidR="00AA4369" w:rsidRPr="00850F19" w:rsidRDefault="00696657" w:rsidP="00D651C1">
      <w:pPr>
        <w:pStyle w:val="Heading3"/>
        <w:numPr>
          <w:ilvl w:val="1"/>
          <w:numId w:val="7"/>
        </w:numPr>
        <w:ind w:left="426"/>
        <w:rPr>
          <w:b/>
          <w:sz w:val="28"/>
          <w:szCs w:val="28"/>
        </w:rPr>
      </w:pPr>
      <w:r>
        <w:rPr>
          <w:b/>
          <w:bCs/>
          <w:sz w:val="28"/>
          <w:szCs w:val="28"/>
        </w:rPr>
        <w:t xml:space="preserve"> </w:t>
      </w:r>
      <w:bookmarkStart w:id="51" w:name="_Toc90061532"/>
      <w:r w:rsidR="00AA4369" w:rsidRPr="00850F19">
        <w:rPr>
          <w:b/>
          <w:sz w:val="28"/>
          <w:szCs w:val="28"/>
        </w:rPr>
        <w:t>Scatter Plot</w:t>
      </w:r>
      <w:bookmarkEnd w:id="51"/>
    </w:p>
    <w:p w14:paraId="7B348FC6" w14:textId="43305D3A" w:rsidR="008A7176" w:rsidRPr="00A51D84" w:rsidRDefault="00EA0CE4" w:rsidP="008A7176">
      <w:pPr>
        <w:rPr>
          <w:sz w:val="20"/>
          <w:szCs w:val="20"/>
        </w:rPr>
      </w:pPr>
      <w:r w:rsidRPr="00A51D84">
        <w:rPr>
          <w:noProof/>
          <w:sz w:val="20"/>
          <w:szCs w:val="20"/>
        </w:rPr>
        <w:drawing>
          <wp:anchor distT="0" distB="0" distL="114300" distR="114300" simplePos="0" relativeHeight="251658273" behindDoc="0" locked="0" layoutInCell="1" allowOverlap="1" wp14:anchorId="525FE54F" wp14:editId="4ACDADFB">
            <wp:simplePos x="0" y="0"/>
            <wp:positionH relativeFrom="column">
              <wp:posOffset>3773170</wp:posOffset>
            </wp:positionH>
            <wp:positionV relativeFrom="paragraph">
              <wp:posOffset>272415</wp:posOffset>
            </wp:positionV>
            <wp:extent cx="2303145" cy="1310640"/>
            <wp:effectExtent l="19050" t="19050" r="20955" b="22860"/>
            <wp:wrapSquare wrapText="bothSides"/>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3145" cy="1310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7176" w:rsidRPr="00A51D84">
        <w:rPr>
          <w:sz w:val="20"/>
          <w:szCs w:val="20"/>
        </w:rPr>
        <w:t xml:space="preserve">There are 3 </w:t>
      </w:r>
      <w:r w:rsidR="00A51D84" w:rsidRPr="00A51D84">
        <w:rPr>
          <w:sz w:val="20"/>
          <w:szCs w:val="20"/>
        </w:rPr>
        <w:t>scatterplots,</w:t>
      </w:r>
      <w:r w:rsidR="008A7176" w:rsidRPr="00A51D84">
        <w:rPr>
          <w:sz w:val="20"/>
          <w:szCs w:val="20"/>
        </w:rPr>
        <w:t xml:space="preserve"> and each scatterplot </w:t>
      </w:r>
      <w:r w:rsidR="00FB616E" w:rsidRPr="00A51D84">
        <w:rPr>
          <w:sz w:val="20"/>
          <w:szCs w:val="20"/>
        </w:rPr>
        <w:t xml:space="preserve">plots </w:t>
      </w:r>
      <w:proofErr w:type="gramStart"/>
      <w:r w:rsidR="00FB616E" w:rsidRPr="00A51D84">
        <w:rPr>
          <w:sz w:val="20"/>
          <w:szCs w:val="20"/>
        </w:rPr>
        <w:t>the each</w:t>
      </w:r>
      <w:proofErr w:type="gramEnd"/>
      <w:r w:rsidR="00FB616E" w:rsidRPr="00A51D84">
        <w:rPr>
          <w:sz w:val="20"/>
          <w:szCs w:val="20"/>
        </w:rPr>
        <w:t xml:space="preserve"> axis of acceleration against each other. The graphs below </w:t>
      </w:r>
      <w:r w:rsidR="00A51D84" w:rsidRPr="00A51D84">
        <w:rPr>
          <w:sz w:val="20"/>
          <w:szCs w:val="20"/>
        </w:rPr>
        <w:t>plot</w:t>
      </w:r>
      <w:r w:rsidR="00FB616E" w:rsidRPr="00A51D84">
        <w:rPr>
          <w:sz w:val="20"/>
          <w:szCs w:val="20"/>
        </w:rPr>
        <w:t xml:space="preserve"> all the</w:t>
      </w:r>
      <w:r w:rsidR="0065404E" w:rsidRPr="00A51D84">
        <w:rPr>
          <w:sz w:val="20"/>
          <w:szCs w:val="20"/>
        </w:rPr>
        <w:t xml:space="preserve"> </w:t>
      </w:r>
      <w:r w:rsidR="009F0998" w:rsidRPr="00A51D84">
        <w:rPr>
          <w:sz w:val="20"/>
          <w:szCs w:val="20"/>
        </w:rPr>
        <w:t xml:space="preserve">data </w:t>
      </w:r>
      <w:proofErr w:type="gramStart"/>
      <w:r w:rsidR="009F0998" w:rsidRPr="00A51D84">
        <w:rPr>
          <w:sz w:val="20"/>
          <w:szCs w:val="20"/>
        </w:rPr>
        <w:t>points</w:t>
      </w:r>
      <w:proofErr w:type="gramEnd"/>
      <w:r w:rsidR="009F0998" w:rsidRPr="00A51D84">
        <w:rPr>
          <w:sz w:val="20"/>
          <w:szCs w:val="20"/>
        </w:rPr>
        <w:t xml:space="preserve"> and </w:t>
      </w:r>
      <w:r w:rsidR="00321319" w:rsidRPr="00A51D84">
        <w:rPr>
          <w:sz w:val="20"/>
          <w:szCs w:val="20"/>
        </w:rPr>
        <w:t xml:space="preserve">a blue marker </w:t>
      </w:r>
      <w:r w:rsidR="009C3ACF" w:rsidRPr="00A51D84">
        <w:rPr>
          <w:sz w:val="20"/>
          <w:szCs w:val="20"/>
        </w:rPr>
        <w:t xml:space="preserve">is a record of a normal trip and </w:t>
      </w:r>
      <w:proofErr w:type="spellStart"/>
      <w:r w:rsidR="00E42818" w:rsidRPr="00A51D84">
        <w:rPr>
          <w:sz w:val="20"/>
          <w:szCs w:val="20"/>
        </w:rPr>
        <w:t>a</w:t>
      </w:r>
      <w:proofErr w:type="spellEnd"/>
      <w:r w:rsidR="00E42818" w:rsidRPr="00A51D84">
        <w:rPr>
          <w:sz w:val="20"/>
          <w:szCs w:val="20"/>
        </w:rPr>
        <w:t xml:space="preserve"> orange marker is a record of a dangerous trip.</w:t>
      </w:r>
    </w:p>
    <w:p w14:paraId="3399F6DE" w14:textId="6112F75E" w:rsidR="00741297" w:rsidRPr="00A51D84" w:rsidRDefault="002065BE" w:rsidP="002C2D01">
      <w:pPr>
        <w:rPr>
          <w:sz w:val="20"/>
          <w:szCs w:val="20"/>
        </w:rPr>
      </w:pPr>
      <w:r w:rsidRPr="00A51D84">
        <w:rPr>
          <w:noProof/>
          <w:sz w:val="20"/>
          <w:szCs w:val="20"/>
        </w:rPr>
        <w:drawing>
          <wp:anchor distT="0" distB="0" distL="114300" distR="114300" simplePos="0" relativeHeight="251658274" behindDoc="0" locked="0" layoutInCell="1" allowOverlap="1" wp14:anchorId="674FF64F" wp14:editId="1A4339CE">
            <wp:simplePos x="0" y="0"/>
            <wp:positionH relativeFrom="margin">
              <wp:posOffset>3745865</wp:posOffset>
            </wp:positionH>
            <wp:positionV relativeFrom="paragraph">
              <wp:posOffset>956310</wp:posOffset>
            </wp:positionV>
            <wp:extent cx="2303145" cy="1310640"/>
            <wp:effectExtent l="19050" t="19050" r="20955" b="22860"/>
            <wp:wrapSquare wrapText="bothSides"/>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3145" cy="1310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2D01" w:rsidRPr="00A51D84">
        <w:rPr>
          <w:sz w:val="20"/>
          <w:szCs w:val="20"/>
        </w:rPr>
        <w:t xml:space="preserve">This scatterplot </w:t>
      </w:r>
      <w:r w:rsidR="003207DB" w:rsidRPr="00A51D84">
        <w:rPr>
          <w:sz w:val="20"/>
          <w:szCs w:val="20"/>
        </w:rPr>
        <w:t xml:space="preserve">plots </w:t>
      </w:r>
      <w:proofErr w:type="spellStart"/>
      <w:r w:rsidR="003207DB" w:rsidRPr="00A51D84">
        <w:rPr>
          <w:sz w:val="20"/>
          <w:szCs w:val="20"/>
        </w:rPr>
        <w:t>acceleration_</w:t>
      </w:r>
      <w:r w:rsidR="007854B5" w:rsidRPr="00A51D84">
        <w:rPr>
          <w:sz w:val="20"/>
          <w:szCs w:val="20"/>
        </w:rPr>
        <w:t>x</w:t>
      </w:r>
      <w:proofErr w:type="spellEnd"/>
      <w:r w:rsidR="007854B5" w:rsidRPr="00A51D84">
        <w:rPr>
          <w:sz w:val="20"/>
          <w:szCs w:val="20"/>
        </w:rPr>
        <w:t xml:space="preserve"> against </w:t>
      </w:r>
      <w:proofErr w:type="spellStart"/>
      <w:r w:rsidR="007854B5" w:rsidRPr="00A51D84">
        <w:rPr>
          <w:sz w:val="20"/>
          <w:szCs w:val="20"/>
        </w:rPr>
        <w:t>acceleration_y</w:t>
      </w:r>
      <w:proofErr w:type="spellEnd"/>
      <w:r w:rsidR="007854B5" w:rsidRPr="00A51D84">
        <w:rPr>
          <w:sz w:val="20"/>
          <w:szCs w:val="20"/>
        </w:rPr>
        <w:t xml:space="preserve">. </w:t>
      </w:r>
      <w:r w:rsidR="000173DC" w:rsidRPr="00A51D84">
        <w:rPr>
          <w:sz w:val="20"/>
          <w:szCs w:val="20"/>
        </w:rPr>
        <w:t xml:space="preserve">We can see that </w:t>
      </w:r>
      <w:r w:rsidR="00FA1121" w:rsidRPr="00A51D84">
        <w:rPr>
          <w:sz w:val="20"/>
          <w:szCs w:val="20"/>
        </w:rPr>
        <w:t xml:space="preserve">there is no relationship between </w:t>
      </w:r>
      <w:proofErr w:type="spellStart"/>
      <w:r w:rsidR="00FA1121" w:rsidRPr="00A51D84">
        <w:rPr>
          <w:sz w:val="20"/>
          <w:szCs w:val="20"/>
        </w:rPr>
        <w:t>acceleration_x</w:t>
      </w:r>
      <w:proofErr w:type="spellEnd"/>
      <w:r w:rsidR="00FA1121" w:rsidRPr="00A51D84">
        <w:rPr>
          <w:sz w:val="20"/>
          <w:szCs w:val="20"/>
        </w:rPr>
        <w:t xml:space="preserve"> and </w:t>
      </w:r>
      <w:proofErr w:type="spellStart"/>
      <w:r w:rsidR="00FA1121" w:rsidRPr="00A51D84">
        <w:rPr>
          <w:sz w:val="20"/>
          <w:szCs w:val="20"/>
        </w:rPr>
        <w:t>acceleration_y</w:t>
      </w:r>
      <w:proofErr w:type="spellEnd"/>
      <w:r w:rsidR="00FA1121" w:rsidRPr="00A51D84">
        <w:rPr>
          <w:sz w:val="20"/>
          <w:szCs w:val="20"/>
        </w:rPr>
        <w:t xml:space="preserve"> as the </w:t>
      </w:r>
      <w:r w:rsidR="00DD3F65" w:rsidRPr="00A51D84">
        <w:rPr>
          <w:sz w:val="20"/>
          <w:szCs w:val="20"/>
        </w:rPr>
        <w:t xml:space="preserve">data points </w:t>
      </w:r>
      <w:r w:rsidR="00D94839" w:rsidRPr="00A51D84">
        <w:rPr>
          <w:sz w:val="20"/>
          <w:szCs w:val="20"/>
        </w:rPr>
        <w:t>do not sho</w:t>
      </w:r>
      <w:r w:rsidR="00220DCA" w:rsidRPr="00A51D84">
        <w:rPr>
          <w:sz w:val="20"/>
          <w:szCs w:val="20"/>
        </w:rPr>
        <w:t xml:space="preserve">w that </w:t>
      </w:r>
      <w:proofErr w:type="spellStart"/>
      <w:r w:rsidR="00D64978" w:rsidRPr="00A51D84">
        <w:rPr>
          <w:sz w:val="20"/>
          <w:szCs w:val="20"/>
        </w:rPr>
        <w:t>acceleration_x</w:t>
      </w:r>
      <w:proofErr w:type="spellEnd"/>
      <w:r w:rsidR="00D64978" w:rsidRPr="00A51D84">
        <w:rPr>
          <w:sz w:val="20"/>
          <w:szCs w:val="20"/>
        </w:rPr>
        <w:t xml:space="preserve"> is increasing/decreasing while </w:t>
      </w:r>
      <w:proofErr w:type="spellStart"/>
      <w:r w:rsidR="005D3F9B" w:rsidRPr="00A51D84">
        <w:rPr>
          <w:sz w:val="20"/>
          <w:szCs w:val="20"/>
        </w:rPr>
        <w:t>acceleration_y</w:t>
      </w:r>
      <w:proofErr w:type="spellEnd"/>
      <w:r w:rsidR="005D3F9B" w:rsidRPr="00A51D84">
        <w:rPr>
          <w:sz w:val="20"/>
          <w:szCs w:val="20"/>
        </w:rPr>
        <w:t xml:space="preserve"> is increasing/decreasing. </w:t>
      </w:r>
      <w:r w:rsidR="008E4EF5" w:rsidRPr="00A51D84">
        <w:rPr>
          <w:sz w:val="20"/>
          <w:szCs w:val="20"/>
        </w:rPr>
        <w:t xml:space="preserve">Records that are in dangerous trips are </w:t>
      </w:r>
      <w:r w:rsidR="007E78D6" w:rsidRPr="00A51D84">
        <w:rPr>
          <w:sz w:val="20"/>
          <w:szCs w:val="20"/>
        </w:rPr>
        <w:t xml:space="preserve">appearing outside of the </w:t>
      </w:r>
      <w:r w:rsidR="00B34A76" w:rsidRPr="00A51D84">
        <w:rPr>
          <w:sz w:val="20"/>
          <w:szCs w:val="20"/>
        </w:rPr>
        <w:t xml:space="preserve">records </w:t>
      </w:r>
      <w:r w:rsidR="00DB7A13" w:rsidRPr="00A51D84">
        <w:rPr>
          <w:sz w:val="20"/>
          <w:szCs w:val="20"/>
        </w:rPr>
        <w:t xml:space="preserve">that are in normal trips thus we can infer that </w:t>
      </w:r>
      <w:r w:rsidR="00663793" w:rsidRPr="00A51D84">
        <w:rPr>
          <w:sz w:val="20"/>
          <w:szCs w:val="20"/>
        </w:rPr>
        <w:t xml:space="preserve">there is a boundary </w:t>
      </w:r>
      <w:r w:rsidR="00A33F43" w:rsidRPr="00A51D84">
        <w:rPr>
          <w:sz w:val="20"/>
          <w:szCs w:val="20"/>
        </w:rPr>
        <w:t xml:space="preserve">for </w:t>
      </w:r>
      <w:proofErr w:type="spellStart"/>
      <w:r w:rsidR="008450E4" w:rsidRPr="00A51D84">
        <w:rPr>
          <w:sz w:val="20"/>
          <w:szCs w:val="20"/>
        </w:rPr>
        <w:t>acceleration_x</w:t>
      </w:r>
      <w:proofErr w:type="spellEnd"/>
      <w:r w:rsidR="008450E4" w:rsidRPr="00A51D84">
        <w:rPr>
          <w:sz w:val="20"/>
          <w:szCs w:val="20"/>
        </w:rPr>
        <w:t xml:space="preserve"> and </w:t>
      </w:r>
      <w:proofErr w:type="spellStart"/>
      <w:r w:rsidR="008450E4" w:rsidRPr="00A51D84">
        <w:rPr>
          <w:sz w:val="20"/>
          <w:szCs w:val="20"/>
        </w:rPr>
        <w:t>acceleration_y</w:t>
      </w:r>
      <w:proofErr w:type="spellEnd"/>
      <w:r w:rsidR="008450E4" w:rsidRPr="00A51D84">
        <w:rPr>
          <w:sz w:val="20"/>
          <w:szCs w:val="20"/>
        </w:rPr>
        <w:t xml:space="preserve"> for the trips to be considered dangerous. </w:t>
      </w:r>
    </w:p>
    <w:p w14:paraId="1B4E48A9" w14:textId="2066144C" w:rsidR="00666F5B" w:rsidRPr="00EB57BE" w:rsidRDefault="000D67F2" w:rsidP="002C2D01">
      <w:pPr>
        <w:rPr>
          <w:sz w:val="18"/>
          <w:szCs w:val="18"/>
        </w:rPr>
      </w:pPr>
      <w:r w:rsidRPr="00A51D84">
        <w:rPr>
          <w:noProof/>
          <w:sz w:val="20"/>
          <w:szCs w:val="20"/>
        </w:rPr>
        <w:drawing>
          <wp:anchor distT="0" distB="0" distL="114300" distR="114300" simplePos="0" relativeHeight="251658275" behindDoc="0" locked="0" layoutInCell="1" allowOverlap="1" wp14:anchorId="65FF6A91" wp14:editId="4B1934E8">
            <wp:simplePos x="0" y="0"/>
            <wp:positionH relativeFrom="column">
              <wp:posOffset>3734723</wp:posOffset>
            </wp:positionH>
            <wp:positionV relativeFrom="paragraph">
              <wp:posOffset>999721</wp:posOffset>
            </wp:positionV>
            <wp:extent cx="2288540" cy="1302385"/>
            <wp:effectExtent l="19050" t="19050" r="16510" b="12065"/>
            <wp:wrapSquare wrapText="bothSides"/>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8540" cy="1302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6F5B" w:rsidRPr="00EB57BE">
        <w:rPr>
          <w:sz w:val="18"/>
          <w:szCs w:val="18"/>
        </w:rPr>
        <w:t xml:space="preserve">This </w:t>
      </w:r>
      <w:r w:rsidR="003C0DC9" w:rsidRPr="00EB57BE">
        <w:rPr>
          <w:sz w:val="18"/>
          <w:szCs w:val="18"/>
        </w:rPr>
        <w:t xml:space="preserve">scatterplot </w:t>
      </w:r>
      <w:r w:rsidR="00E42818" w:rsidRPr="00EB57BE">
        <w:rPr>
          <w:sz w:val="18"/>
          <w:szCs w:val="18"/>
        </w:rPr>
        <w:t xml:space="preserve">plots </w:t>
      </w:r>
      <w:proofErr w:type="spellStart"/>
      <w:r w:rsidR="00E42818" w:rsidRPr="00EB57BE">
        <w:rPr>
          <w:sz w:val="18"/>
          <w:szCs w:val="18"/>
        </w:rPr>
        <w:t>acceleration_y</w:t>
      </w:r>
      <w:proofErr w:type="spellEnd"/>
      <w:r w:rsidR="00E42818" w:rsidRPr="00EB57BE">
        <w:rPr>
          <w:sz w:val="18"/>
          <w:szCs w:val="18"/>
        </w:rPr>
        <w:t xml:space="preserve"> against </w:t>
      </w:r>
      <w:proofErr w:type="spellStart"/>
      <w:r w:rsidR="00E42818" w:rsidRPr="00EB57BE">
        <w:rPr>
          <w:sz w:val="18"/>
          <w:szCs w:val="18"/>
        </w:rPr>
        <w:t>acceleration_z</w:t>
      </w:r>
      <w:proofErr w:type="spellEnd"/>
      <w:r w:rsidR="00E42818" w:rsidRPr="00EB57BE">
        <w:rPr>
          <w:sz w:val="18"/>
          <w:szCs w:val="18"/>
        </w:rPr>
        <w:t xml:space="preserve">. </w:t>
      </w:r>
      <w:r w:rsidR="00D76E3B" w:rsidRPr="00EB57BE">
        <w:rPr>
          <w:sz w:val="18"/>
          <w:szCs w:val="18"/>
        </w:rPr>
        <w:t>The</w:t>
      </w:r>
      <w:r w:rsidR="006877EF" w:rsidRPr="00EB57BE">
        <w:rPr>
          <w:sz w:val="18"/>
          <w:szCs w:val="18"/>
        </w:rPr>
        <w:t xml:space="preserve"> data points do not </w:t>
      </w:r>
      <w:r w:rsidR="00D76E3B" w:rsidRPr="00EB57BE">
        <w:rPr>
          <w:sz w:val="18"/>
          <w:szCs w:val="18"/>
        </w:rPr>
        <w:t xml:space="preserve">form a diagonal line. Instead, the data points form a horizontal line which means there is no relationship between these 2 accelerations. </w:t>
      </w:r>
      <w:r w:rsidR="00BF143C" w:rsidRPr="00EB57BE">
        <w:rPr>
          <w:sz w:val="18"/>
          <w:szCs w:val="18"/>
        </w:rPr>
        <w:t xml:space="preserve">Records that are in safe trips </w:t>
      </w:r>
      <w:r w:rsidR="001977BD" w:rsidRPr="00EB57BE">
        <w:rPr>
          <w:sz w:val="18"/>
          <w:szCs w:val="18"/>
        </w:rPr>
        <w:t xml:space="preserve">have a lesser range of </w:t>
      </w:r>
      <w:r w:rsidR="00D500F8" w:rsidRPr="00EB57BE">
        <w:rPr>
          <w:sz w:val="18"/>
          <w:szCs w:val="18"/>
        </w:rPr>
        <w:t xml:space="preserve">-13m/s2 to 13m/s2 </w:t>
      </w:r>
      <w:r w:rsidR="003C726F" w:rsidRPr="00EB57BE">
        <w:rPr>
          <w:sz w:val="18"/>
          <w:szCs w:val="18"/>
        </w:rPr>
        <w:t xml:space="preserve">and the </w:t>
      </w:r>
      <w:r w:rsidR="00B8130D" w:rsidRPr="00EB57BE">
        <w:rPr>
          <w:sz w:val="18"/>
          <w:szCs w:val="18"/>
        </w:rPr>
        <w:t xml:space="preserve">records that are in dangerous trips have a bigger range of </w:t>
      </w:r>
      <w:r w:rsidR="008926E1" w:rsidRPr="00EB57BE">
        <w:rPr>
          <w:sz w:val="18"/>
          <w:szCs w:val="18"/>
        </w:rPr>
        <w:t>-15m/s2 to 15m/s2</w:t>
      </w:r>
      <w:r w:rsidR="00F67CF2" w:rsidRPr="00EB57BE">
        <w:rPr>
          <w:sz w:val="18"/>
          <w:szCs w:val="18"/>
        </w:rPr>
        <w:t xml:space="preserve"> for </w:t>
      </w:r>
      <w:proofErr w:type="spellStart"/>
      <w:r w:rsidR="00F67CF2" w:rsidRPr="00EB57BE">
        <w:rPr>
          <w:sz w:val="18"/>
          <w:szCs w:val="18"/>
        </w:rPr>
        <w:t>acceleration_z</w:t>
      </w:r>
      <w:proofErr w:type="spellEnd"/>
      <w:r w:rsidR="008926E1" w:rsidRPr="00EB57BE">
        <w:rPr>
          <w:sz w:val="18"/>
          <w:szCs w:val="18"/>
        </w:rPr>
        <w:t xml:space="preserve">. There is no </w:t>
      </w:r>
      <w:r w:rsidR="00405ADB" w:rsidRPr="00EB57BE">
        <w:rPr>
          <w:sz w:val="18"/>
          <w:szCs w:val="18"/>
        </w:rPr>
        <w:t xml:space="preserve">difference in the </w:t>
      </w:r>
      <w:r w:rsidR="00F67CF2" w:rsidRPr="00EB57BE">
        <w:rPr>
          <w:sz w:val="18"/>
          <w:szCs w:val="18"/>
        </w:rPr>
        <w:t>range for</w:t>
      </w:r>
      <w:r w:rsidR="00405ADB" w:rsidRPr="00EB57BE">
        <w:rPr>
          <w:sz w:val="18"/>
          <w:szCs w:val="18"/>
        </w:rPr>
        <w:t xml:space="preserve"> </w:t>
      </w:r>
      <w:proofErr w:type="spellStart"/>
      <w:r w:rsidR="00405ADB" w:rsidRPr="00EB57BE">
        <w:rPr>
          <w:sz w:val="18"/>
          <w:szCs w:val="18"/>
        </w:rPr>
        <w:t>acceleration_y</w:t>
      </w:r>
      <w:proofErr w:type="spellEnd"/>
      <w:r w:rsidR="00405ADB" w:rsidRPr="00EB57BE">
        <w:rPr>
          <w:sz w:val="18"/>
          <w:szCs w:val="18"/>
        </w:rPr>
        <w:t xml:space="preserve"> </w:t>
      </w:r>
      <w:r w:rsidR="00F67CF2" w:rsidRPr="00EB57BE">
        <w:rPr>
          <w:sz w:val="18"/>
          <w:szCs w:val="18"/>
        </w:rPr>
        <w:t xml:space="preserve">thus we can conclude that </w:t>
      </w:r>
      <w:proofErr w:type="spellStart"/>
      <w:r w:rsidR="000153F4" w:rsidRPr="00EB57BE">
        <w:rPr>
          <w:sz w:val="18"/>
          <w:szCs w:val="18"/>
        </w:rPr>
        <w:t>acceleration_z</w:t>
      </w:r>
      <w:proofErr w:type="spellEnd"/>
      <w:r w:rsidR="000153F4" w:rsidRPr="00EB57BE">
        <w:rPr>
          <w:sz w:val="18"/>
          <w:szCs w:val="18"/>
        </w:rPr>
        <w:t xml:space="preserve"> </w:t>
      </w:r>
      <w:r w:rsidR="00AE7D64" w:rsidRPr="00EB57BE">
        <w:rPr>
          <w:sz w:val="18"/>
          <w:szCs w:val="18"/>
        </w:rPr>
        <w:t>plays a bi</w:t>
      </w:r>
      <w:r w:rsidR="004774DA" w:rsidRPr="00EB57BE">
        <w:rPr>
          <w:sz w:val="18"/>
          <w:szCs w:val="18"/>
        </w:rPr>
        <w:t>gger role</w:t>
      </w:r>
      <w:r w:rsidR="00FE36D5" w:rsidRPr="00EB57BE">
        <w:rPr>
          <w:sz w:val="18"/>
          <w:szCs w:val="18"/>
        </w:rPr>
        <w:t xml:space="preserve"> </w:t>
      </w:r>
      <w:r w:rsidR="00A93AB2" w:rsidRPr="00EB57BE">
        <w:rPr>
          <w:sz w:val="18"/>
          <w:szCs w:val="18"/>
        </w:rPr>
        <w:t xml:space="preserve">as compared to </w:t>
      </w:r>
      <w:proofErr w:type="spellStart"/>
      <w:r w:rsidR="00A93AB2" w:rsidRPr="00EB57BE">
        <w:rPr>
          <w:sz w:val="18"/>
          <w:szCs w:val="18"/>
        </w:rPr>
        <w:t>acceleration_y</w:t>
      </w:r>
      <w:proofErr w:type="spellEnd"/>
      <w:r w:rsidR="00A93AB2" w:rsidRPr="00EB57BE">
        <w:rPr>
          <w:sz w:val="18"/>
          <w:szCs w:val="18"/>
        </w:rPr>
        <w:t>.</w:t>
      </w:r>
    </w:p>
    <w:p w14:paraId="096EECE4" w14:textId="6F18AB07" w:rsidR="00F129F2" w:rsidRPr="00EB57BE" w:rsidRDefault="00F129F2" w:rsidP="002C2D01">
      <w:pPr>
        <w:rPr>
          <w:sz w:val="18"/>
          <w:szCs w:val="18"/>
        </w:rPr>
      </w:pPr>
      <w:r w:rsidRPr="00EB57BE">
        <w:rPr>
          <w:sz w:val="18"/>
          <w:szCs w:val="18"/>
        </w:rPr>
        <w:t xml:space="preserve">This scatterplot plots </w:t>
      </w:r>
      <w:proofErr w:type="spellStart"/>
      <w:r w:rsidRPr="00EB57BE">
        <w:rPr>
          <w:sz w:val="18"/>
          <w:szCs w:val="18"/>
        </w:rPr>
        <w:t>acceleration_x</w:t>
      </w:r>
      <w:proofErr w:type="spellEnd"/>
      <w:r w:rsidRPr="00EB57BE">
        <w:rPr>
          <w:sz w:val="18"/>
          <w:szCs w:val="18"/>
        </w:rPr>
        <w:t xml:space="preserve"> against </w:t>
      </w:r>
      <w:proofErr w:type="spellStart"/>
      <w:r w:rsidRPr="00EB57BE">
        <w:rPr>
          <w:sz w:val="18"/>
          <w:szCs w:val="18"/>
        </w:rPr>
        <w:t>acceleration_z</w:t>
      </w:r>
      <w:proofErr w:type="spellEnd"/>
      <w:r w:rsidRPr="00EB57BE">
        <w:rPr>
          <w:sz w:val="18"/>
          <w:szCs w:val="18"/>
        </w:rPr>
        <w:t>. The data points do not form a diagonal line. Instead, the data points form a horizontal line which means there is no relationship between these 2 accelerations.</w:t>
      </w:r>
      <w:r w:rsidR="00E5451D" w:rsidRPr="00EB57BE">
        <w:rPr>
          <w:sz w:val="18"/>
          <w:szCs w:val="18"/>
        </w:rPr>
        <w:t xml:space="preserve"> Records in the safe trip </w:t>
      </w:r>
      <w:r w:rsidR="001D7485" w:rsidRPr="00EB57BE">
        <w:rPr>
          <w:sz w:val="18"/>
          <w:szCs w:val="18"/>
        </w:rPr>
        <w:t>have the same range</w:t>
      </w:r>
      <w:r w:rsidR="00327D8D" w:rsidRPr="00EB57BE">
        <w:rPr>
          <w:sz w:val="18"/>
          <w:szCs w:val="18"/>
        </w:rPr>
        <w:t xml:space="preserve">, </w:t>
      </w:r>
      <w:r w:rsidR="00677F22" w:rsidRPr="00EB57BE">
        <w:rPr>
          <w:sz w:val="18"/>
          <w:szCs w:val="18"/>
        </w:rPr>
        <w:t>-10m/s2 to 10m/s2</w:t>
      </w:r>
      <w:r w:rsidR="00327D8D" w:rsidRPr="00EB57BE">
        <w:rPr>
          <w:sz w:val="18"/>
          <w:szCs w:val="18"/>
        </w:rPr>
        <w:t>,</w:t>
      </w:r>
      <w:r w:rsidR="001D7485" w:rsidRPr="00EB57BE">
        <w:rPr>
          <w:sz w:val="18"/>
          <w:szCs w:val="18"/>
        </w:rPr>
        <w:t xml:space="preserve"> as records in the dangerous trips for </w:t>
      </w:r>
      <w:proofErr w:type="spellStart"/>
      <w:r w:rsidR="00327D8D" w:rsidRPr="00EB57BE">
        <w:rPr>
          <w:sz w:val="18"/>
          <w:szCs w:val="18"/>
        </w:rPr>
        <w:t>acceleration_x</w:t>
      </w:r>
      <w:proofErr w:type="spellEnd"/>
      <w:r w:rsidR="00327D8D" w:rsidRPr="00EB57BE">
        <w:rPr>
          <w:sz w:val="18"/>
          <w:szCs w:val="18"/>
        </w:rPr>
        <w:t>.</w:t>
      </w:r>
      <w:r w:rsidR="00677F22" w:rsidRPr="00EB57BE">
        <w:rPr>
          <w:sz w:val="18"/>
          <w:szCs w:val="18"/>
        </w:rPr>
        <w:t xml:space="preserve"> However, </w:t>
      </w:r>
      <w:r w:rsidR="00A22CF9" w:rsidRPr="00EB57BE">
        <w:rPr>
          <w:sz w:val="18"/>
          <w:szCs w:val="18"/>
        </w:rPr>
        <w:t xml:space="preserve">there is a difference in range for the </w:t>
      </w:r>
      <w:r w:rsidR="006D09BD" w:rsidRPr="00EB57BE">
        <w:rPr>
          <w:sz w:val="18"/>
          <w:szCs w:val="18"/>
        </w:rPr>
        <w:t xml:space="preserve">2 types of trips for </w:t>
      </w:r>
      <w:proofErr w:type="spellStart"/>
      <w:r w:rsidR="006D09BD" w:rsidRPr="00EB57BE">
        <w:rPr>
          <w:sz w:val="18"/>
          <w:szCs w:val="18"/>
        </w:rPr>
        <w:t>acceleration_z</w:t>
      </w:r>
      <w:proofErr w:type="spellEnd"/>
      <w:r w:rsidR="006D09BD" w:rsidRPr="00EB57BE">
        <w:rPr>
          <w:sz w:val="18"/>
          <w:szCs w:val="18"/>
        </w:rPr>
        <w:t xml:space="preserve">. </w:t>
      </w:r>
      <w:r w:rsidR="000919C0" w:rsidRPr="00EB57BE">
        <w:rPr>
          <w:sz w:val="18"/>
          <w:szCs w:val="18"/>
        </w:rPr>
        <w:t xml:space="preserve">The range for </w:t>
      </w:r>
      <w:r w:rsidR="00FC1304" w:rsidRPr="00EB57BE">
        <w:rPr>
          <w:sz w:val="18"/>
          <w:szCs w:val="18"/>
        </w:rPr>
        <w:t xml:space="preserve">safe trips is </w:t>
      </w:r>
      <w:r w:rsidR="00A21E3B" w:rsidRPr="00EB57BE">
        <w:rPr>
          <w:sz w:val="18"/>
          <w:szCs w:val="18"/>
        </w:rPr>
        <w:t>from -</w:t>
      </w:r>
      <w:r w:rsidR="00054B69" w:rsidRPr="00EB57BE">
        <w:rPr>
          <w:sz w:val="18"/>
          <w:szCs w:val="18"/>
        </w:rPr>
        <w:t xml:space="preserve">12m/s2 to </w:t>
      </w:r>
      <w:r w:rsidR="00B73B72" w:rsidRPr="00EB57BE">
        <w:rPr>
          <w:sz w:val="18"/>
          <w:szCs w:val="18"/>
        </w:rPr>
        <w:t>13m/s2</w:t>
      </w:r>
      <w:r w:rsidR="006B7630" w:rsidRPr="00EB57BE">
        <w:rPr>
          <w:sz w:val="18"/>
          <w:szCs w:val="18"/>
        </w:rPr>
        <w:t xml:space="preserve"> while the range for dangerous trips is from -1</w:t>
      </w:r>
      <w:r w:rsidR="00812FA6" w:rsidRPr="00EB57BE">
        <w:rPr>
          <w:sz w:val="18"/>
          <w:szCs w:val="18"/>
        </w:rPr>
        <w:t>5</w:t>
      </w:r>
      <w:r w:rsidR="006B7630" w:rsidRPr="00EB57BE">
        <w:rPr>
          <w:sz w:val="18"/>
          <w:szCs w:val="18"/>
        </w:rPr>
        <w:t>m/s2 to 1</w:t>
      </w:r>
      <w:r w:rsidR="00812FA6" w:rsidRPr="00EB57BE">
        <w:rPr>
          <w:sz w:val="18"/>
          <w:szCs w:val="18"/>
        </w:rPr>
        <w:t>5</w:t>
      </w:r>
      <w:r w:rsidR="006B7630" w:rsidRPr="00EB57BE">
        <w:rPr>
          <w:sz w:val="18"/>
          <w:szCs w:val="18"/>
        </w:rPr>
        <w:t>m/s2</w:t>
      </w:r>
      <w:r w:rsidR="00812FA6" w:rsidRPr="00EB57BE">
        <w:rPr>
          <w:sz w:val="18"/>
          <w:szCs w:val="18"/>
        </w:rPr>
        <w:t xml:space="preserve">. </w:t>
      </w:r>
      <w:r w:rsidR="00CE6843" w:rsidRPr="00EB57BE">
        <w:rPr>
          <w:sz w:val="18"/>
          <w:szCs w:val="18"/>
        </w:rPr>
        <w:t xml:space="preserve">There is a smaller range for safe trips as compared to dangerous trips thus </w:t>
      </w:r>
      <w:r w:rsidR="0094167C" w:rsidRPr="00EB57BE">
        <w:rPr>
          <w:sz w:val="18"/>
          <w:szCs w:val="18"/>
        </w:rPr>
        <w:t xml:space="preserve">we can conclude that </w:t>
      </w:r>
      <w:proofErr w:type="spellStart"/>
      <w:r w:rsidR="00A93A87" w:rsidRPr="00EB57BE">
        <w:rPr>
          <w:sz w:val="18"/>
          <w:szCs w:val="18"/>
        </w:rPr>
        <w:t>acceleration_z</w:t>
      </w:r>
      <w:proofErr w:type="spellEnd"/>
      <w:r w:rsidR="00A93A87" w:rsidRPr="00EB57BE">
        <w:rPr>
          <w:sz w:val="18"/>
          <w:szCs w:val="18"/>
        </w:rPr>
        <w:t xml:space="preserve"> plays a bigger role </w:t>
      </w:r>
      <w:r w:rsidR="005C5977" w:rsidRPr="00EB57BE">
        <w:rPr>
          <w:sz w:val="18"/>
          <w:szCs w:val="18"/>
        </w:rPr>
        <w:t xml:space="preserve">as compared to </w:t>
      </w:r>
      <w:proofErr w:type="spellStart"/>
      <w:r w:rsidR="005C5977" w:rsidRPr="00EB57BE">
        <w:rPr>
          <w:sz w:val="18"/>
          <w:szCs w:val="18"/>
        </w:rPr>
        <w:t>acceleration_x</w:t>
      </w:r>
      <w:proofErr w:type="spellEnd"/>
      <w:r w:rsidR="005C5977" w:rsidRPr="00EB57BE">
        <w:rPr>
          <w:sz w:val="18"/>
          <w:szCs w:val="18"/>
        </w:rPr>
        <w:t>.</w:t>
      </w:r>
    </w:p>
    <w:p w14:paraId="4EBC72AE" w14:textId="65BC49E8" w:rsidR="00F0097F" w:rsidRPr="00EB57BE" w:rsidRDefault="005C5977" w:rsidP="002C2D01">
      <w:pPr>
        <w:rPr>
          <w:sz w:val="18"/>
          <w:szCs w:val="18"/>
        </w:rPr>
      </w:pPr>
      <w:r w:rsidRPr="00EB57BE">
        <w:rPr>
          <w:sz w:val="18"/>
          <w:szCs w:val="18"/>
        </w:rPr>
        <w:t xml:space="preserve">The overall conclusion from these scatterplots of acceleration is that </w:t>
      </w:r>
      <w:proofErr w:type="spellStart"/>
      <w:r w:rsidRPr="00EB57BE">
        <w:rPr>
          <w:sz w:val="18"/>
          <w:szCs w:val="18"/>
        </w:rPr>
        <w:t>acceleration_z</w:t>
      </w:r>
      <w:proofErr w:type="spellEnd"/>
      <w:r w:rsidRPr="00EB57BE">
        <w:rPr>
          <w:sz w:val="18"/>
          <w:szCs w:val="18"/>
        </w:rPr>
        <w:t xml:space="preserve"> </w:t>
      </w:r>
      <w:r w:rsidR="004C67B0" w:rsidRPr="00EB57BE">
        <w:rPr>
          <w:sz w:val="18"/>
          <w:szCs w:val="18"/>
        </w:rPr>
        <w:t xml:space="preserve">has a more obvious </w:t>
      </w:r>
      <w:r w:rsidR="00B72051" w:rsidRPr="00EB57BE">
        <w:rPr>
          <w:sz w:val="18"/>
          <w:szCs w:val="18"/>
        </w:rPr>
        <w:t>boundary for the 2 types of trips</w:t>
      </w:r>
      <w:r w:rsidR="000F6108" w:rsidRPr="00EB57BE">
        <w:rPr>
          <w:sz w:val="18"/>
          <w:szCs w:val="18"/>
        </w:rPr>
        <w:t xml:space="preserve">, thus </w:t>
      </w:r>
      <w:proofErr w:type="spellStart"/>
      <w:r w:rsidR="000F6108" w:rsidRPr="00EB57BE">
        <w:rPr>
          <w:sz w:val="18"/>
          <w:szCs w:val="18"/>
        </w:rPr>
        <w:t>acceleration_z</w:t>
      </w:r>
      <w:proofErr w:type="spellEnd"/>
      <w:r w:rsidR="000F6108" w:rsidRPr="00EB57BE">
        <w:rPr>
          <w:sz w:val="18"/>
          <w:szCs w:val="18"/>
        </w:rPr>
        <w:t xml:space="preserve"> plays a more important role for deciding whether a trip is normal or dangerous</w:t>
      </w:r>
      <w:r w:rsidR="002D2E18" w:rsidRPr="00EB57BE">
        <w:rPr>
          <w:sz w:val="18"/>
          <w:szCs w:val="18"/>
        </w:rPr>
        <w:t>.</w:t>
      </w:r>
    </w:p>
    <w:p w14:paraId="126A0374" w14:textId="5080D88C" w:rsidR="00AA4369" w:rsidRPr="00850F19" w:rsidRDefault="003507F0" w:rsidP="00D651C1">
      <w:pPr>
        <w:pStyle w:val="Heading3"/>
        <w:numPr>
          <w:ilvl w:val="1"/>
          <w:numId w:val="7"/>
        </w:numPr>
        <w:ind w:left="426"/>
        <w:rPr>
          <w:b/>
          <w:sz w:val="28"/>
          <w:szCs w:val="28"/>
        </w:rPr>
      </w:pPr>
      <w:bookmarkStart w:id="52" w:name="_Toc90061533"/>
      <w:r>
        <w:rPr>
          <w:noProof/>
        </w:rPr>
        <w:drawing>
          <wp:anchor distT="0" distB="0" distL="114300" distR="114300" simplePos="0" relativeHeight="251658276" behindDoc="0" locked="0" layoutInCell="1" allowOverlap="1" wp14:anchorId="1538767E" wp14:editId="0B286F3D">
            <wp:simplePos x="0" y="0"/>
            <wp:positionH relativeFrom="column">
              <wp:posOffset>3697567</wp:posOffset>
            </wp:positionH>
            <wp:positionV relativeFrom="paragraph">
              <wp:posOffset>26035</wp:posOffset>
            </wp:positionV>
            <wp:extent cx="2248535" cy="1308735"/>
            <wp:effectExtent l="19050" t="19050" r="18415" b="24765"/>
            <wp:wrapSquare wrapText="bothSides"/>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8535" cy="1308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6657">
        <w:rPr>
          <w:b/>
          <w:bCs/>
          <w:sz w:val="28"/>
          <w:szCs w:val="28"/>
        </w:rPr>
        <w:t xml:space="preserve"> </w:t>
      </w:r>
      <w:r w:rsidR="002F387A" w:rsidRPr="00850F19">
        <w:rPr>
          <w:b/>
          <w:sz w:val="28"/>
          <w:szCs w:val="28"/>
        </w:rPr>
        <w:t>Histogram</w:t>
      </w:r>
      <w:bookmarkEnd w:id="52"/>
    </w:p>
    <w:p w14:paraId="4BC39EA7" w14:textId="3C31CCBD" w:rsidR="00DB2218" w:rsidRPr="00EB57BE" w:rsidRDefault="00DB2218" w:rsidP="00DB2218">
      <w:pPr>
        <w:rPr>
          <w:sz w:val="18"/>
          <w:szCs w:val="18"/>
        </w:rPr>
      </w:pPr>
      <w:r w:rsidRPr="00EB57BE">
        <w:rPr>
          <w:sz w:val="18"/>
          <w:szCs w:val="18"/>
        </w:rPr>
        <w:t xml:space="preserve">This histogram shows the distribution of accuracy for both types of trips. </w:t>
      </w:r>
      <w:r w:rsidR="00337413" w:rsidRPr="00EB57BE">
        <w:rPr>
          <w:sz w:val="18"/>
          <w:szCs w:val="18"/>
        </w:rPr>
        <w:t xml:space="preserve">The left histogram is </w:t>
      </w:r>
      <w:r w:rsidR="00C759ED" w:rsidRPr="00EB57BE">
        <w:rPr>
          <w:sz w:val="18"/>
          <w:szCs w:val="18"/>
        </w:rPr>
        <w:t>for normal trips and the right histogram is for dangerous trips. Both histograms are positively skewed.</w:t>
      </w:r>
      <w:r w:rsidR="00050D37" w:rsidRPr="00EB57BE">
        <w:rPr>
          <w:sz w:val="18"/>
          <w:szCs w:val="18"/>
        </w:rPr>
        <w:t xml:space="preserve"> </w:t>
      </w:r>
      <w:r w:rsidR="00873DD0" w:rsidRPr="00EB57BE">
        <w:rPr>
          <w:sz w:val="18"/>
          <w:szCs w:val="18"/>
        </w:rPr>
        <w:t xml:space="preserve">There is not much difference in the distribution of </w:t>
      </w:r>
      <w:r w:rsidR="002272B4" w:rsidRPr="00EB57BE">
        <w:rPr>
          <w:sz w:val="18"/>
          <w:szCs w:val="18"/>
        </w:rPr>
        <w:t xml:space="preserve">accuracy for both types of trips. Most accuracies reside </w:t>
      </w:r>
      <w:r w:rsidR="0079795C" w:rsidRPr="00EB57BE">
        <w:rPr>
          <w:sz w:val="18"/>
          <w:szCs w:val="18"/>
        </w:rPr>
        <w:t xml:space="preserve">between values of </w:t>
      </w:r>
      <w:r w:rsidR="00E8436A" w:rsidRPr="00EB57BE">
        <w:rPr>
          <w:sz w:val="18"/>
          <w:szCs w:val="18"/>
        </w:rPr>
        <w:t xml:space="preserve">0 to 50. However, there are extreme values for both trips that are </w:t>
      </w:r>
      <w:r w:rsidR="00F97B80" w:rsidRPr="00EB57BE">
        <w:rPr>
          <w:sz w:val="18"/>
          <w:szCs w:val="18"/>
        </w:rPr>
        <w:t xml:space="preserve">more than 250. </w:t>
      </w:r>
    </w:p>
    <w:p w14:paraId="2F63B231" w14:textId="1321C267" w:rsidR="002F387A" w:rsidRPr="00850F19" w:rsidRDefault="005226C3" w:rsidP="00D651C1">
      <w:pPr>
        <w:pStyle w:val="Heading3"/>
        <w:numPr>
          <w:ilvl w:val="1"/>
          <w:numId w:val="7"/>
        </w:numPr>
        <w:ind w:left="426"/>
        <w:rPr>
          <w:b/>
          <w:sz w:val="28"/>
          <w:szCs w:val="28"/>
        </w:rPr>
      </w:pPr>
      <w:r>
        <w:rPr>
          <w:b/>
          <w:bCs/>
          <w:sz w:val="28"/>
          <w:szCs w:val="28"/>
        </w:rPr>
        <w:lastRenderedPageBreak/>
        <w:t xml:space="preserve"> </w:t>
      </w:r>
      <w:bookmarkStart w:id="53" w:name="_Toc90061534"/>
      <w:r w:rsidR="002F387A" w:rsidRPr="00850F19">
        <w:rPr>
          <w:b/>
          <w:sz w:val="28"/>
          <w:szCs w:val="28"/>
        </w:rPr>
        <w:t>Line Chart</w:t>
      </w:r>
      <w:bookmarkEnd w:id="53"/>
    </w:p>
    <w:p w14:paraId="3C243BBE" w14:textId="6B4D388B" w:rsidR="00D84B4B" w:rsidRDefault="00611936" w:rsidP="002A1478">
      <w:pPr>
        <w:rPr>
          <w:sz w:val="20"/>
          <w:szCs w:val="20"/>
        </w:rPr>
      </w:pPr>
      <w:r w:rsidRPr="00A51D84">
        <w:rPr>
          <w:noProof/>
          <w:sz w:val="20"/>
          <w:szCs w:val="20"/>
        </w:rPr>
        <w:drawing>
          <wp:anchor distT="0" distB="0" distL="114300" distR="114300" simplePos="0" relativeHeight="251658277" behindDoc="0" locked="0" layoutInCell="1" allowOverlap="1" wp14:anchorId="3BF68551" wp14:editId="53C3EB7D">
            <wp:simplePos x="0" y="0"/>
            <wp:positionH relativeFrom="column">
              <wp:posOffset>3689985</wp:posOffset>
            </wp:positionH>
            <wp:positionV relativeFrom="paragraph">
              <wp:posOffset>25400</wp:posOffset>
            </wp:positionV>
            <wp:extent cx="2253615" cy="1310005"/>
            <wp:effectExtent l="19050" t="19050" r="13335" b="23495"/>
            <wp:wrapSquare wrapText="bothSides"/>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53615" cy="131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13A63" w:rsidRPr="00EB57BE">
        <w:rPr>
          <w:sz w:val="18"/>
          <w:szCs w:val="18"/>
        </w:rPr>
        <w:t xml:space="preserve">This line chart shows the change in gyro for all axis for </w:t>
      </w:r>
      <w:proofErr w:type="spellStart"/>
      <w:r w:rsidR="00213A63" w:rsidRPr="00EB57BE">
        <w:rPr>
          <w:sz w:val="18"/>
          <w:szCs w:val="18"/>
        </w:rPr>
        <w:t>bookingID</w:t>
      </w:r>
      <w:proofErr w:type="spellEnd"/>
      <w:r w:rsidR="00213A63" w:rsidRPr="00EB57BE">
        <w:rPr>
          <w:sz w:val="18"/>
          <w:szCs w:val="18"/>
        </w:rPr>
        <w:t xml:space="preserve"> 0</w:t>
      </w:r>
      <w:r w:rsidR="005A1A26" w:rsidRPr="00EB57BE">
        <w:rPr>
          <w:sz w:val="18"/>
          <w:szCs w:val="18"/>
        </w:rPr>
        <w:t>, which is a safe trip. We can see that the gyro for all axis fluctuates a lot and</w:t>
      </w:r>
      <w:r w:rsidR="00213A63" w:rsidRPr="00EB57BE">
        <w:rPr>
          <w:sz w:val="18"/>
          <w:szCs w:val="18"/>
        </w:rPr>
        <w:t xml:space="preserve"> </w:t>
      </w:r>
      <w:r w:rsidR="00D37983" w:rsidRPr="00EB57BE">
        <w:rPr>
          <w:sz w:val="18"/>
          <w:szCs w:val="18"/>
        </w:rPr>
        <w:t xml:space="preserve">there is </w:t>
      </w:r>
      <w:r w:rsidR="00067AF2" w:rsidRPr="00EB57BE">
        <w:rPr>
          <w:sz w:val="18"/>
          <w:szCs w:val="18"/>
        </w:rPr>
        <w:t>a period</w:t>
      </w:r>
      <w:r w:rsidR="00C175EE" w:rsidRPr="00EB57BE">
        <w:rPr>
          <w:sz w:val="18"/>
          <w:szCs w:val="18"/>
        </w:rPr>
        <w:t xml:space="preserve"> from </w:t>
      </w:r>
      <w:r w:rsidR="00D23F37" w:rsidRPr="00EB57BE">
        <w:rPr>
          <w:sz w:val="18"/>
          <w:szCs w:val="18"/>
        </w:rPr>
        <w:t xml:space="preserve">around 300 seconds to 900 seconds when the </w:t>
      </w:r>
      <w:r w:rsidR="00D52F61" w:rsidRPr="00EB57BE">
        <w:rPr>
          <w:sz w:val="18"/>
          <w:szCs w:val="18"/>
        </w:rPr>
        <w:t xml:space="preserve">change in gyro is </w:t>
      </w:r>
      <w:r w:rsidR="004F6415" w:rsidRPr="00EB57BE">
        <w:rPr>
          <w:sz w:val="18"/>
          <w:szCs w:val="18"/>
        </w:rPr>
        <w:t xml:space="preserve">stagnant. </w:t>
      </w:r>
      <w:r w:rsidR="00587869" w:rsidRPr="00EB57BE">
        <w:rPr>
          <w:sz w:val="18"/>
          <w:szCs w:val="18"/>
        </w:rPr>
        <w:t xml:space="preserve">The change in </w:t>
      </w:r>
      <w:r w:rsidR="003976BF" w:rsidRPr="00EB57BE">
        <w:rPr>
          <w:sz w:val="18"/>
          <w:szCs w:val="18"/>
        </w:rPr>
        <w:t xml:space="preserve">an axis of gyro </w:t>
      </w:r>
      <w:r w:rsidR="00F81F76" w:rsidRPr="00EB57BE">
        <w:rPr>
          <w:sz w:val="18"/>
          <w:szCs w:val="18"/>
        </w:rPr>
        <w:t xml:space="preserve">does not really </w:t>
      </w:r>
      <w:r w:rsidR="00C36D72" w:rsidRPr="00EB57BE">
        <w:rPr>
          <w:sz w:val="18"/>
          <w:szCs w:val="18"/>
        </w:rPr>
        <w:t xml:space="preserve">affect the </w:t>
      </w:r>
      <w:r w:rsidR="00495519" w:rsidRPr="00EB57BE">
        <w:rPr>
          <w:sz w:val="18"/>
          <w:szCs w:val="18"/>
        </w:rPr>
        <w:t xml:space="preserve">values of </w:t>
      </w:r>
      <w:r w:rsidR="00067AF2" w:rsidRPr="00EB57BE">
        <w:rPr>
          <w:sz w:val="18"/>
          <w:szCs w:val="18"/>
        </w:rPr>
        <w:t>another</w:t>
      </w:r>
      <w:r w:rsidR="00495519" w:rsidRPr="00EB57BE">
        <w:rPr>
          <w:sz w:val="18"/>
          <w:szCs w:val="18"/>
        </w:rPr>
        <w:t xml:space="preserve"> axis. At around</w:t>
      </w:r>
      <w:r w:rsidR="00E423E4" w:rsidRPr="00EB57BE">
        <w:rPr>
          <w:sz w:val="18"/>
          <w:szCs w:val="18"/>
        </w:rPr>
        <w:t xml:space="preserve"> 200 seconds, </w:t>
      </w:r>
      <w:r w:rsidR="00652628" w:rsidRPr="00EB57BE">
        <w:rPr>
          <w:sz w:val="18"/>
          <w:szCs w:val="18"/>
        </w:rPr>
        <w:t xml:space="preserve">there is a drop in </w:t>
      </w:r>
      <w:proofErr w:type="spellStart"/>
      <w:r w:rsidR="000608EA" w:rsidRPr="00EB57BE">
        <w:rPr>
          <w:sz w:val="18"/>
          <w:szCs w:val="18"/>
        </w:rPr>
        <w:t>gyro_y</w:t>
      </w:r>
      <w:proofErr w:type="spellEnd"/>
      <w:r w:rsidR="000608EA" w:rsidRPr="00EB57BE">
        <w:rPr>
          <w:sz w:val="18"/>
          <w:szCs w:val="18"/>
        </w:rPr>
        <w:t xml:space="preserve"> but </w:t>
      </w:r>
      <w:proofErr w:type="spellStart"/>
      <w:r w:rsidR="00245845" w:rsidRPr="00EB57BE">
        <w:rPr>
          <w:sz w:val="18"/>
          <w:szCs w:val="18"/>
        </w:rPr>
        <w:t>gyro_z</w:t>
      </w:r>
      <w:proofErr w:type="spellEnd"/>
      <w:r w:rsidR="00245845" w:rsidRPr="00EB57BE">
        <w:rPr>
          <w:sz w:val="18"/>
          <w:szCs w:val="18"/>
        </w:rPr>
        <w:t xml:space="preserve"> increased. At </w:t>
      </w:r>
      <w:r w:rsidR="00D62190" w:rsidRPr="00EB57BE">
        <w:rPr>
          <w:sz w:val="18"/>
          <w:szCs w:val="18"/>
        </w:rPr>
        <w:t xml:space="preserve">around 900 seconds, there is an increase in </w:t>
      </w:r>
      <w:proofErr w:type="spellStart"/>
      <w:r w:rsidR="00D62190" w:rsidRPr="00EB57BE">
        <w:rPr>
          <w:sz w:val="18"/>
          <w:szCs w:val="18"/>
        </w:rPr>
        <w:t>gyro_z</w:t>
      </w:r>
      <w:proofErr w:type="spellEnd"/>
      <w:r w:rsidR="00D62190" w:rsidRPr="00EB57BE">
        <w:rPr>
          <w:sz w:val="18"/>
          <w:szCs w:val="18"/>
        </w:rPr>
        <w:t xml:space="preserve"> and </w:t>
      </w:r>
      <w:proofErr w:type="spellStart"/>
      <w:r w:rsidR="00D62190" w:rsidRPr="00EB57BE">
        <w:rPr>
          <w:sz w:val="18"/>
          <w:szCs w:val="18"/>
        </w:rPr>
        <w:t>gyro_y</w:t>
      </w:r>
      <w:proofErr w:type="spellEnd"/>
      <w:r w:rsidR="00D62190" w:rsidRPr="00EB57BE">
        <w:rPr>
          <w:sz w:val="18"/>
          <w:szCs w:val="18"/>
        </w:rPr>
        <w:t xml:space="preserve"> </w:t>
      </w:r>
      <w:r w:rsidR="00420D7A" w:rsidRPr="00EB57BE">
        <w:rPr>
          <w:sz w:val="18"/>
          <w:szCs w:val="18"/>
        </w:rPr>
        <w:t xml:space="preserve">and </w:t>
      </w:r>
      <w:proofErr w:type="spellStart"/>
      <w:r w:rsidR="00420D7A" w:rsidRPr="00EB57BE">
        <w:rPr>
          <w:sz w:val="18"/>
          <w:szCs w:val="18"/>
        </w:rPr>
        <w:t>gyro_x</w:t>
      </w:r>
      <w:proofErr w:type="spellEnd"/>
      <w:r w:rsidR="00D62190" w:rsidRPr="00EB57BE">
        <w:rPr>
          <w:sz w:val="18"/>
          <w:szCs w:val="18"/>
        </w:rPr>
        <w:t xml:space="preserve"> increased. </w:t>
      </w:r>
      <w:r w:rsidR="00BA542F" w:rsidRPr="00EB57BE">
        <w:rPr>
          <w:sz w:val="18"/>
          <w:szCs w:val="18"/>
        </w:rPr>
        <w:t xml:space="preserve">At 1300 seconds, there is a drop in </w:t>
      </w:r>
      <w:proofErr w:type="spellStart"/>
      <w:r w:rsidR="00BA542F" w:rsidRPr="00EB57BE">
        <w:rPr>
          <w:sz w:val="18"/>
          <w:szCs w:val="18"/>
        </w:rPr>
        <w:t>gyro_x</w:t>
      </w:r>
      <w:proofErr w:type="spellEnd"/>
      <w:r w:rsidR="00BA542F" w:rsidRPr="00EB57BE">
        <w:rPr>
          <w:sz w:val="18"/>
          <w:szCs w:val="18"/>
        </w:rPr>
        <w:t xml:space="preserve"> and </w:t>
      </w:r>
      <w:proofErr w:type="spellStart"/>
      <w:r w:rsidR="00BA542F" w:rsidRPr="00EB57BE">
        <w:rPr>
          <w:sz w:val="18"/>
          <w:szCs w:val="18"/>
        </w:rPr>
        <w:t>gyro_y</w:t>
      </w:r>
      <w:proofErr w:type="spellEnd"/>
      <w:r w:rsidR="00BA542F" w:rsidRPr="00EB57BE">
        <w:rPr>
          <w:sz w:val="18"/>
          <w:szCs w:val="18"/>
        </w:rPr>
        <w:t xml:space="preserve"> also decreased. Overall, there is not much relationship to infer from </w:t>
      </w:r>
      <w:r w:rsidR="00D84435" w:rsidRPr="00EB57BE">
        <w:rPr>
          <w:sz w:val="18"/>
          <w:szCs w:val="18"/>
        </w:rPr>
        <w:t>these</w:t>
      </w:r>
      <w:r w:rsidR="00D84435">
        <w:rPr>
          <w:sz w:val="18"/>
          <w:szCs w:val="18"/>
        </w:rPr>
        <w:t xml:space="preserve"> 3 axes</w:t>
      </w:r>
      <w:r w:rsidR="00881D0B">
        <w:rPr>
          <w:sz w:val="18"/>
          <w:szCs w:val="18"/>
        </w:rPr>
        <w:t>.</w:t>
      </w:r>
    </w:p>
    <w:p w14:paraId="4058D0F7" w14:textId="77777777" w:rsidR="00D84435" w:rsidRDefault="00D84435" w:rsidP="00D84435">
      <w:pPr>
        <w:rPr>
          <w:sz w:val="20"/>
          <w:szCs w:val="20"/>
        </w:rPr>
      </w:pPr>
      <w:bookmarkStart w:id="54" w:name="_Toc90061535"/>
    </w:p>
    <w:p w14:paraId="2A42FAA2" w14:textId="268B12B1" w:rsidR="00D84B4B" w:rsidRPr="00170AA5" w:rsidRDefault="00D84B4B" w:rsidP="00170AA5">
      <w:pPr>
        <w:pStyle w:val="Heading1"/>
        <w:rPr>
          <w:b/>
          <w:bCs/>
          <w:sz w:val="20"/>
          <w:szCs w:val="20"/>
        </w:rPr>
      </w:pPr>
      <w:r w:rsidRPr="00170AA5">
        <w:rPr>
          <w:b/>
          <w:bCs/>
        </w:rPr>
        <w:t>References</w:t>
      </w:r>
      <w:bookmarkEnd w:id="54"/>
    </w:p>
    <w:p w14:paraId="66D27C32" w14:textId="45997A47" w:rsidR="00D84B4B" w:rsidRPr="00D84B4B" w:rsidRDefault="00D84B4B" w:rsidP="00D84B4B">
      <w:r>
        <w:t xml:space="preserve">[1] </w:t>
      </w:r>
      <w:r w:rsidR="00100F5F" w:rsidRPr="00100F5F">
        <w:t xml:space="preserve"> </w:t>
      </w:r>
      <w:hyperlink r:id="rId43" w:history="1">
        <w:r w:rsidR="00100F5F" w:rsidRPr="00E27D24">
          <w:rPr>
            <w:rStyle w:val="Hyperlink"/>
          </w:rPr>
          <w:t>https://iopscience.iop.org/article/10.1088/1757-899X/100/1/012017/pdf</w:t>
        </w:r>
      </w:hyperlink>
    </w:p>
    <w:p w14:paraId="18BEB167" w14:textId="4F463DF8" w:rsidR="002A1478" w:rsidRPr="002065BE" w:rsidRDefault="00100F5F" w:rsidP="002A1478">
      <w:r>
        <w:t>[2]</w:t>
      </w:r>
      <w:r w:rsidR="00881D0B">
        <w:t xml:space="preserve"> </w:t>
      </w:r>
      <w:hyperlink r:id="rId44" w:history="1">
        <w:r w:rsidR="00881D0B" w:rsidRPr="0063539C">
          <w:rPr>
            <w:rStyle w:val="Hyperlink"/>
          </w:rPr>
          <w:t>https://www.researchgate.net/figure/Illustration-of-the-acceleration-on-the-vehicles-z-axis-and-the-corresponding</w:t>
        </w:r>
        <w:r w:rsidR="00881D0B" w:rsidRPr="0063539C">
          <w:rPr>
            <w:rStyle w:val="Hyperlink"/>
          </w:rPr>
          <w:t>_</w:t>
        </w:r>
        <w:r w:rsidR="00881D0B" w:rsidRPr="0063539C">
          <w:rPr>
            <w:rStyle w:val="Hyperlink"/>
          </w:rPr>
          <w:t>fig2_269215022</w:t>
        </w:r>
      </w:hyperlink>
    </w:p>
    <w:sectPr w:rsidR="002A1478" w:rsidRPr="002065BE" w:rsidSect="00411F7E">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62813" w14:textId="77777777" w:rsidR="00D50E12" w:rsidRDefault="00D50E12" w:rsidP="00FF09B5">
      <w:pPr>
        <w:spacing w:after="0" w:line="240" w:lineRule="auto"/>
      </w:pPr>
      <w:r>
        <w:separator/>
      </w:r>
    </w:p>
  </w:endnote>
  <w:endnote w:type="continuationSeparator" w:id="0">
    <w:p w14:paraId="65BAA30C" w14:textId="77777777" w:rsidR="00D50E12" w:rsidRDefault="00D50E12" w:rsidP="00FF09B5">
      <w:pPr>
        <w:spacing w:after="0" w:line="240" w:lineRule="auto"/>
      </w:pPr>
      <w:r>
        <w:continuationSeparator/>
      </w:r>
    </w:p>
  </w:endnote>
  <w:endnote w:type="continuationNotice" w:id="1">
    <w:p w14:paraId="656422BF" w14:textId="77777777" w:rsidR="00D50E12" w:rsidRDefault="00D50E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FF97" w14:textId="77777777" w:rsidR="00153792" w:rsidRDefault="00153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7A577" w14:textId="77777777" w:rsidR="00D50E12" w:rsidRDefault="00D50E12" w:rsidP="00FF09B5">
      <w:pPr>
        <w:spacing w:after="0" w:line="240" w:lineRule="auto"/>
      </w:pPr>
      <w:r>
        <w:separator/>
      </w:r>
    </w:p>
  </w:footnote>
  <w:footnote w:type="continuationSeparator" w:id="0">
    <w:p w14:paraId="396C27F2" w14:textId="77777777" w:rsidR="00D50E12" w:rsidRDefault="00D50E12" w:rsidP="00FF09B5">
      <w:pPr>
        <w:spacing w:after="0" w:line="240" w:lineRule="auto"/>
      </w:pPr>
      <w:r>
        <w:continuationSeparator/>
      </w:r>
    </w:p>
  </w:footnote>
  <w:footnote w:type="continuationNotice" w:id="1">
    <w:p w14:paraId="4D9D6A71" w14:textId="77777777" w:rsidR="00D50E12" w:rsidRDefault="00D50E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39A2"/>
    <w:multiLevelType w:val="multilevel"/>
    <w:tmpl w:val="8B34B2D8"/>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5D355B"/>
    <w:multiLevelType w:val="multilevel"/>
    <w:tmpl w:val="4809001F"/>
    <w:styleLink w:val="Style4"/>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B1109F"/>
    <w:multiLevelType w:val="multilevel"/>
    <w:tmpl w:val="16564DC2"/>
    <w:lvl w:ilvl="0">
      <w:start w:val="1"/>
      <w:numFmt w:val="decimal"/>
      <w:lvlText w:val="%1."/>
      <w:lvlJc w:val="left"/>
      <w:pPr>
        <w:ind w:left="450" w:hanging="450"/>
      </w:pPr>
      <w:rPr>
        <w:rFonts w:hint="default"/>
        <w:sz w:val="32"/>
        <w:szCs w:val="32"/>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3D7CB1"/>
    <w:multiLevelType w:val="multilevel"/>
    <w:tmpl w:val="7B1AFA28"/>
    <w:lvl w:ilvl="0">
      <w:start w:val="1"/>
      <w:numFmt w:val="decimal"/>
      <w:lvlText w:val="%1"/>
      <w:lvlJc w:val="left"/>
      <w:pPr>
        <w:ind w:left="380" w:hanging="380"/>
      </w:pPr>
      <w:rPr>
        <w:rFonts w:asciiTheme="majorHAnsi" w:eastAsiaTheme="majorEastAsia" w:hAnsiTheme="majorHAnsi" w:cstheme="majorBidi"/>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9B64AA9"/>
    <w:multiLevelType w:val="multilevel"/>
    <w:tmpl w:val="24A421A6"/>
    <w:numStyleLink w:val="Style3"/>
  </w:abstractNum>
  <w:abstractNum w:abstractNumId="5" w15:restartNumberingAfterBreak="0">
    <w:nsid w:val="39FA58F6"/>
    <w:multiLevelType w:val="hybridMultilevel"/>
    <w:tmpl w:val="1BBED0D8"/>
    <w:lvl w:ilvl="0" w:tplc="48090013">
      <w:start w:val="1"/>
      <w:numFmt w:val="upp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3BA9037F"/>
    <w:multiLevelType w:val="hybridMultilevel"/>
    <w:tmpl w:val="A8AECF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F8218BC"/>
    <w:multiLevelType w:val="hybridMultilevel"/>
    <w:tmpl w:val="288E17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AB057D"/>
    <w:multiLevelType w:val="multilevel"/>
    <w:tmpl w:val="24A421A6"/>
    <w:styleLink w:val="Style3"/>
    <w:lvl w:ilvl="0">
      <w:start w:val="1"/>
      <w:numFmt w:val="decimal"/>
      <w:lvlText w:val="%1"/>
      <w:lvlJc w:val="left"/>
      <w:pPr>
        <w:ind w:left="380" w:hanging="380"/>
      </w:pPr>
      <w:rPr>
        <w:rFonts w:asciiTheme="majorHAnsi" w:eastAsiaTheme="majorEastAsia" w:hAnsiTheme="majorHAnsi" w:cstheme="majorBidi"/>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591319B"/>
    <w:multiLevelType w:val="multilevel"/>
    <w:tmpl w:val="24A421A6"/>
    <w:styleLink w:val="Style2"/>
    <w:lvl w:ilvl="0">
      <w:start w:val="4"/>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8264E60"/>
    <w:multiLevelType w:val="multilevel"/>
    <w:tmpl w:val="24A421A6"/>
    <w:numStyleLink w:val="Style3"/>
  </w:abstractNum>
  <w:abstractNum w:abstractNumId="11" w15:restartNumberingAfterBreak="0">
    <w:nsid w:val="6B777B30"/>
    <w:multiLevelType w:val="multilevel"/>
    <w:tmpl w:val="4809001F"/>
    <w:numStyleLink w:val="Style4"/>
  </w:abstractNum>
  <w:abstractNum w:abstractNumId="12" w15:restartNumberingAfterBreak="0">
    <w:nsid w:val="7A1843C0"/>
    <w:multiLevelType w:val="multilevel"/>
    <w:tmpl w:val="BDAC214C"/>
    <w:lvl w:ilvl="0">
      <w:start w:val="1"/>
      <w:numFmt w:val="upperRoman"/>
      <w:lvlText w:val="%1."/>
      <w:lvlJc w:val="right"/>
      <w:pPr>
        <w:ind w:left="1440" w:hanging="360"/>
      </w:pPr>
    </w:lvl>
    <w:lvl w:ilvl="1">
      <w:start w:val="2"/>
      <w:numFmt w:val="decimal"/>
      <w:isLgl/>
      <w:lvlText w:val="%1.%2."/>
      <w:lvlJc w:val="left"/>
      <w:pPr>
        <w:ind w:left="1570" w:hanging="4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7D917ED7"/>
    <w:multiLevelType w:val="multilevel"/>
    <w:tmpl w:val="BAA6F5A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b/>
        <w:bCs/>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E8915B9"/>
    <w:multiLevelType w:val="hybridMultilevel"/>
    <w:tmpl w:val="18EC7BFE"/>
    <w:styleLink w:val="Style1"/>
    <w:lvl w:ilvl="0" w:tplc="4809000F">
      <w:start w:val="1"/>
      <w:numFmt w:val="decimal"/>
      <w:lvlText w:val="%1."/>
      <w:lvlJc w:val="left"/>
      <w:pPr>
        <w:ind w:left="2156" w:hanging="360"/>
      </w:pPr>
    </w:lvl>
    <w:lvl w:ilvl="1" w:tplc="48090019" w:tentative="1">
      <w:start w:val="1"/>
      <w:numFmt w:val="lowerLetter"/>
      <w:lvlText w:val="%2."/>
      <w:lvlJc w:val="left"/>
      <w:pPr>
        <w:ind w:left="2876" w:hanging="360"/>
      </w:pPr>
    </w:lvl>
    <w:lvl w:ilvl="2" w:tplc="4809001B" w:tentative="1">
      <w:start w:val="1"/>
      <w:numFmt w:val="lowerRoman"/>
      <w:lvlText w:val="%3."/>
      <w:lvlJc w:val="right"/>
      <w:pPr>
        <w:ind w:left="3596" w:hanging="180"/>
      </w:pPr>
    </w:lvl>
    <w:lvl w:ilvl="3" w:tplc="4809000F" w:tentative="1">
      <w:start w:val="1"/>
      <w:numFmt w:val="decimal"/>
      <w:lvlText w:val="%4."/>
      <w:lvlJc w:val="left"/>
      <w:pPr>
        <w:ind w:left="4316" w:hanging="360"/>
      </w:pPr>
    </w:lvl>
    <w:lvl w:ilvl="4" w:tplc="48090019" w:tentative="1">
      <w:start w:val="1"/>
      <w:numFmt w:val="lowerLetter"/>
      <w:lvlText w:val="%5."/>
      <w:lvlJc w:val="left"/>
      <w:pPr>
        <w:ind w:left="5036" w:hanging="360"/>
      </w:pPr>
    </w:lvl>
    <w:lvl w:ilvl="5" w:tplc="4809001B" w:tentative="1">
      <w:start w:val="1"/>
      <w:numFmt w:val="lowerRoman"/>
      <w:lvlText w:val="%6."/>
      <w:lvlJc w:val="right"/>
      <w:pPr>
        <w:ind w:left="5756" w:hanging="180"/>
      </w:pPr>
    </w:lvl>
    <w:lvl w:ilvl="6" w:tplc="4809000F" w:tentative="1">
      <w:start w:val="1"/>
      <w:numFmt w:val="decimal"/>
      <w:lvlText w:val="%7."/>
      <w:lvlJc w:val="left"/>
      <w:pPr>
        <w:ind w:left="6476" w:hanging="360"/>
      </w:pPr>
    </w:lvl>
    <w:lvl w:ilvl="7" w:tplc="48090019" w:tentative="1">
      <w:start w:val="1"/>
      <w:numFmt w:val="lowerLetter"/>
      <w:lvlText w:val="%8."/>
      <w:lvlJc w:val="left"/>
      <w:pPr>
        <w:ind w:left="7196" w:hanging="360"/>
      </w:pPr>
    </w:lvl>
    <w:lvl w:ilvl="8" w:tplc="4809001B" w:tentative="1">
      <w:start w:val="1"/>
      <w:numFmt w:val="lowerRoman"/>
      <w:lvlText w:val="%9."/>
      <w:lvlJc w:val="right"/>
      <w:pPr>
        <w:ind w:left="7916" w:hanging="180"/>
      </w:pPr>
    </w:lvl>
  </w:abstractNum>
  <w:abstractNum w:abstractNumId="15" w15:restartNumberingAfterBreak="0">
    <w:nsid w:val="7FCF6D3B"/>
    <w:multiLevelType w:val="multilevel"/>
    <w:tmpl w:val="7B8AE602"/>
    <w:lvl w:ilvl="0">
      <w:start w:val="2"/>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2"/>
  </w:num>
  <w:num w:numId="4">
    <w:abstractNumId w:val="5"/>
  </w:num>
  <w:num w:numId="5">
    <w:abstractNumId w:val="10"/>
  </w:num>
  <w:num w:numId="6">
    <w:abstractNumId w:val="11"/>
    <w:lvlOverride w:ilvl="0"/>
  </w:num>
  <w:num w:numId="7">
    <w:abstractNumId w:val="0"/>
  </w:num>
  <w:num w:numId="8">
    <w:abstractNumId w:val="13"/>
  </w:num>
  <w:num w:numId="9">
    <w:abstractNumId w:val="14"/>
  </w:num>
  <w:num w:numId="10">
    <w:abstractNumId w:val="9"/>
  </w:num>
  <w:num w:numId="11">
    <w:abstractNumId w:val="8"/>
  </w:num>
  <w:num w:numId="12">
    <w:abstractNumId w:val="1"/>
  </w:num>
  <w:num w:numId="13">
    <w:abstractNumId w:val="3"/>
  </w:num>
  <w:num w:numId="14">
    <w:abstractNumId w:val="2"/>
  </w:num>
  <w:num w:numId="15">
    <w:abstractNumId w:val="7"/>
  </w:num>
  <w:num w:numId="16">
    <w:abstractNumId w:val="6"/>
  </w:num>
  <w:num w:numId="1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55"/>
    <w:rsid w:val="0000069B"/>
    <w:rsid w:val="000007B4"/>
    <w:rsid w:val="000007E5"/>
    <w:rsid w:val="00000A99"/>
    <w:rsid w:val="00001A9E"/>
    <w:rsid w:val="00001F3F"/>
    <w:rsid w:val="00002A9E"/>
    <w:rsid w:val="00002E57"/>
    <w:rsid w:val="00004D25"/>
    <w:rsid w:val="00005878"/>
    <w:rsid w:val="0000657C"/>
    <w:rsid w:val="00006D28"/>
    <w:rsid w:val="00011CD7"/>
    <w:rsid w:val="000133D4"/>
    <w:rsid w:val="000136C8"/>
    <w:rsid w:val="00013753"/>
    <w:rsid w:val="00013C66"/>
    <w:rsid w:val="00013C8A"/>
    <w:rsid w:val="000141DA"/>
    <w:rsid w:val="00014388"/>
    <w:rsid w:val="00014BE4"/>
    <w:rsid w:val="00014C91"/>
    <w:rsid w:val="000153F4"/>
    <w:rsid w:val="00015DA4"/>
    <w:rsid w:val="000161BA"/>
    <w:rsid w:val="000173DC"/>
    <w:rsid w:val="00020363"/>
    <w:rsid w:val="0002064E"/>
    <w:rsid w:val="00021B84"/>
    <w:rsid w:val="00021ED1"/>
    <w:rsid w:val="00021EDB"/>
    <w:rsid w:val="000224CB"/>
    <w:rsid w:val="000237BD"/>
    <w:rsid w:val="00023B48"/>
    <w:rsid w:val="00023F37"/>
    <w:rsid w:val="0002755C"/>
    <w:rsid w:val="0003056A"/>
    <w:rsid w:val="00030EE8"/>
    <w:rsid w:val="000311DD"/>
    <w:rsid w:val="0003124D"/>
    <w:rsid w:val="0003190A"/>
    <w:rsid w:val="00031A55"/>
    <w:rsid w:val="00033A4A"/>
    <w:rsid w:val="000366E5"/>
    <w:rsid w:val="00040192"/>
    <w:rsid w:val="000430C4"/>
    <w:rsid w:val="0004378F"/>
    <w:rsid w:val="00047C19"/>
    <w:rsid w:val="0005024A"/>
    <w:rsid w:val="0005042D"/>
    <w:rsid w:val="00050943"/>
    <w:rsid w:val="00050B2E"/>
    <w:rsid w:val="00050D37"/>
    <w:rsid w:val="00052378"/>
    <w:rsid w:val="00053F20"/>
    <w:rsid w:val="00054267"/>
    <w:rsid w:val="0005454C"/>
    <w:rsid w:val="00054B69"/>
    <w:rsid w:val="00054D91"/>
    <w:rsid w:val="0005530D"/>
    <w:rsid w:val="000567A3"/>
    <w:rsid w:val="000600C6"/>
    <w:rsid w:val="000608EA"/>
    <w:rsid w:val="00060A22"/>
    <w:rsid w:val="00060A77"/>
    <w:rsid w:val="00062768"/>
    <w:rsid w:val="00062776"/>
    <w:rsid w:val="00063E20"/>
    <w:rsid w:val="00063EB4"/>
    <w:rsid w:val="00064080"/>
    <w:rsid w:val="00064201"/>
    <w:rsid w:val="00064B54"/>
    <w:rsid w:val="00065397"/>
    <w:rsid w:val="00065B19"/>
    <w:rsid w:val="00065EE1"/>
    <w:rsid w:val="00067AF2"/>
    <w:rsid w:val="00070926"/>
    <w:rsid w:val="00071FDD"/>
    <w:rsid w:val="00074986"/>
    <w:rsid w:val="00075B82"/>
    <w:rsid w:val="00075F7A"/>
    <w:rsid w:val="00076179"/>
    <w:rsid w:val="00077F55"/>
    <w:rsid w:val="0008194E"/>
    <w:rsid w:val="00081B18"/>
    <w:rsid w:val="00082BD7"/>
    <w:rsid w:val="00083D19"/>
    <w:rsid w:val="00084250"/>
    <w:rsid w:val="00084273"/>
    <w:rsid w:val="000844EF"/>
    <w:rsid w:val="00084AEE"/>
    <w:rsid w:val="00084E30"/>
    <w:rsid w:val="0008585D"/>
    <w:rsid w:val="0008636F"/>
    <w:rsid w:val="00086403"/>
    <w:rsid w:val="00086B11"/>
    <w:rsid w:val="00087E9B"/>
    <w:rsid w:val="00090190"/>
    <w:rsid w:val="000919C0"/>
    <w:rsid w:val="00091FBF"/>
    <w:rsid w:val="00092CCD"/>
    <w:rsid w:val="00093505"/>
    <w:rsid w:val="00095ACB"/>
    <w:rsid w:val="0009627F"/>
    <w:rsid w:val="00097407"/>
    <w:rsid w:val="0009795B"/>
    <w:rsid w:val="00097F0D"/>
    <w:rsid w:val="000A0BF4"/>
    <w:rsid w:val="000A19CA"/>
    <w:rsid w:val="000A3C2D"/>
    <w:rsid w:val="000A3C39"/>
    <w:rsid w:val="000A40BC"/>
    <w:rsid w:val="000A5AA0"/>
    <w:rsid w:val="000A6A43"/>
    <w:rsid w:val="000A7BED"/>
    <w:rsid w:val="000B027D"/>
    <w:rsid w:val="000B14AC"/>
    <w:rsid w:val="000B1571"/>
    <w:rsid w:val="000B24A1"/>
    <w:rsid w:val="000B24F3"/>
    <w:rsid w:val="000B27F4"/>
    <w:rsid w:val="000B3D3F"/>
    <w:rsid w:val="000B3E1A"/>
    <w:rsid w:val="000B4780"/>
    <w:rsid w:val="000B4C95"/>
    <w:rsid w:val="000B53D1"/>
    <w:rsid w:val="000B546D"/>
    <w:rsid w:val="000B66DB"/>
    <w:rsid w:val="000B7295"/>
    <w:rsid w:val="000B7CA4"/>
    <w:rsid w:val="000C172F"/>
    <w:rsid w:val="000C1EFA"/>
    <w:rsid w:val="000C258D"/>
    <w:rsid w:val="000C3A28"/>
    <w:rsid w:val="000C3D9E"/>
    <w:rsid w:val="000C617E"/>
    <w:rsid w:val="000C6343"/>
    <w:rsid w:val="000C719F"/>
    <w:rsid w:val="000C7A77"/>
    <w:rsid w:val="000D015A"/>
    <w:rsid w:val="000D0385"/>
    <w:rsid w:val="000D14F8"/>
    <w:rsid w:val="000D362F"/>
    <w:rsid w:val="000D3FE6"/>
    <w:rsid w:val="000D4591"/>
    <w:rsid w:val="000D4718"/>
    <w:rsid w:val="000D4EDB"/>
    <w:rsid w:val="000D6561"/>
    <w:rsid w:val="000D67F2"/>
    <w:rsid w:val="000D7805"/>
    <w:rsid w:val="000D7FD7"/>
    <w:rsid w:val="000E1214"/>
    <w:rsid w:val="000E19C0"/>
    <w:rsid w:val="000E2469"/>
    <w:rsid w:val="000E2813"/>
    <w:rsid w:val="000E3B66"/>
    <w:rsid w:val="000E4CB1"/>
    <w:rsid w:val="000E6619"/>
    <w:rsid w:val="000E73BA"/>
    <w:rsid w:val="000F02F1"/>
    <w:rsid w:val="000F0B13"/>
    <w:rsid w:val="000F1A3C"/>
    <w:rsid w:val="000F1BEE"/>
    <w:rsid w:val="000F25BE"/>
    <w:rsid w:val="000F39EB"/>
    <w:rsid w:val="000F4FAE"/>
    <w:rsid w:val="000F5289"/>
    <w:rsid w:val="000F5717"/>
    <w:rsid w:val="000F5B05"/>
    <w:rsid w:val="000F6108"/>
    <w:rsid w:val="000F6AB4"/>
    <w:rsid w:val="000F6C66"/>
    <w:rsid w:val="000F713C"/>
    <w:rsid w:val="000F773C"/>
    <w:rsid w:val="000F7ACD"/>
    <w:rsid w:val="001004FA"/>
    <w:rsid w:val="00100B45"/>
    <w:rsid w:val="00100F5F"/>
    <w:rsid w:val="0010101F"/>
    <w:rsid w:val="001017F8"/>
    <w:rsid w:val="00101D4A"/>
    <w:rsid w:val="0010282B"/>
    <w:rsid w:val="00103B35"/>
    <w:rsid w:val="00104373"/>
    <w:rsid w:val="001048BE"/>
    <w:rsid w:val="0010539C"/>
    <w:rsid w:val="001053E6"/>
    <w:rsid w:val="00106650"/>
    <w:rsid w:val="0010668D"/>
    <w:rsid w:val="001068DC"/>
    <w:rsid w:val="001076E5"/>
    <w:rsid w:val="001101CA"/>
    <w:rsid w:val="00110930"/>
    <w:rsid w:val="00114284"/>
    <w:rsid w:val="001142BC"/>
    <w:rsid w:val="001160AD"/>
    <w:rsid w:val="00124401"/>
    <w:rsid w:val="00124CF5"/>
    <w:rsid w:val="001270FB"/>
    <w:rsid w:val="001305DA"/>
    <w:rsid w:val="00130E50"/>
    <w:rsid w:val="00131999"/>
    <w:rsid w:val="0013429E"/>
    <w:rsid w:val="00136022"/>
    <w:rsid w:val="0013726D"/>
    <w:rsid w:val="001374C9"/>
    <w:rsid w:val="001378B4"/>
    <w:rsid w:val="0014435E"/>
    <w:rsid w:val="00144815"/>
    <w:rsid w:val="001463FD"/>
    <w:rsid w:val="00146A93"/>
    <w:rsid w:val="00146C2D"/>
    <w:rsid w:val="00147EBB"/>
    <w:rsid w:val="0015179C"/>
    <w:rsid w:val="0015194A"/>
    <w:rsid w:val="00153792"/>
    <w:rsid w:val="00155575"/>
    <w:rsid w:val="001557B5"/>
    <w:rsid w:val="00155C0F"/>
    <w:rsid w:val="00156859"/>
    <w:rsid w:val="00160FAA"/>
    <w:rsid w:val="00161269"/>
    <w:rsid w:val="00161DD3"/>
    <w:rsid w:val="00163667"/>
    <w:rsid w:val="0016372E"/>
    <w:rsid w:val="001647DF"/>
    <w:rsid w:val="00164F39"/>
    <w:rsid w:val="0016630E"/>
    <w:rsid w:val="00166809"/>
    <w:rsid w:val="00170AA5"/>
    <w:rsid w:val="001717F7"/>
    <w:rsid w:val="00171975"/>
    <w:rsid w:val="00171D6D"/>
    <w:rsid w:val="00171F5A"/>
    <w:rsid w:val="00172702"/>
    <w:rsid w:val="001727A5"/>
    <w:rsid w:val="001755AF"/>
    <w:rsid w:val="00176D68"/>
    <w:rsid w:val="00176FAC"/>
    <w:rsid w:val="0018100D"/>
    <w:rsid w:val="001812BD"/>
    <w:rsid w:val="00184A23"/>
    <w:rsid w:val="00186A9C"/>
    <w:rsid w:val="0018762C"/>
    <w:rsid w:val="0019026E"/>
    <w:rsid w:val="001927C4"/>
    <w:rsid w:val="0019466C"/>
    <w:rsid w:val="0019482A"/>
    <w:rsid w:val="001948FF"/>
    <w:rsid w:val="001955FC"/>
    <w:rsid w:val="00195966"/>
    <w:rsid w:val="001962C2"/>
    <w:rsid w:val="00196D0A"/>
    <w:rsid w:val="001977BD"/>
    <w:rsid w:val="001979B6"/>
    <w:rsid w:val="001A362B"/>
    <w:rsid w:val="001A386D"/>
    <w:rsid w:val="001A3E99"/>
    <w:rsid w:val="001A5CA8"/>
    <w:rsid w:val="001A5E20"/>
    <w:rsid w:val="001A72DF"/>
    <w:rsid w:val="001A76E4"/>
    <w:rsid w:val="001A7828"/>
    <w:rsid w:val="001B1D35"/>
    <w:rsid w:val="001B1E5B"/>
    <w:rsid w:val="001B24D5"/>
    <w:rsid w:val="001B28D9"/>
    <w:rsid w:val="001B305B"/>
    <w:rsid w:val="001B3353"/>
    <w:rsid w:val="001B4048"/>
    <w:rsid w:val="001B4483"/>
    <w:rsid w:val="001B4798"/>
    <w:rsid w:val="001B52EB"/>
    <w:rsid w:val="001B619F"/>
    <w:rsid w:val="001B73CE"/>
    <w:rsid w:val="001B7E1C"/>
    <w:rsid w:val="001C2695"/>
    <w:rsid w:val="001C30C2"/>
    <w:rsid w:val="001C40FC"/>
    <w:rsid w:val="001C4405"/>
    <w:rsid w:val="001C4CF8"/>
    <w:rsid w:val="001C6297"/>
    <w:rsid w:val="001C74DE"/>
    <w:rsid w:val="001D0995"/>
    <w:rsid w:val="001D1183"/>
    <w:rsid w:val="001D16AA"/>
    <w:rsid w:val="001D28E2"/>
    <w:rsid w:val="001D371E"/>
    <w:rsid w:val="001D3879"/>
    <w:rsid w:val="001D3D89"/>
    <w:rsid w:val="001D71E4"/>
    <w:rsid w:val="001D7485"/>
    <w:rsid w:val="001D7E10"/>
    <w:rsid w:val="001E1080"/>
    <w:rsid w:val="001E13EA"/>
    <w:rsid w:val="001E1E07"/>
    <w:rsid w:val="001E2846"/>
    <w:rsid w:val="001E2D41"/>
    <w:rsid w:val="001E37CB"/>
    <w:rsid w:val="001E3895"/>
    <w:rsid w:val="001E4E7E"/>
    <w:rsid w:val="001F280F"/>
    <w:rsid w:val="001F417E"/>
    <w:rsid w:val="001F41FA"/>
    <w:rsid w:val="001F590D"/>
    <w:rsid w:val="001F6069"/>
    <w:rsid w:val="001F7D40"/>
    <w:rsid w:val="002001E5"/>
    <w:rsid w:val="00200520"/>
    <w:rsid w:val="00204115"/>
    <w:rsid w:val="002065BE"/>
    <w:rsid w:val="00206604"/>
    <w:rsid w:val="0020695A"/>
    <w:rsid w:val="00206E03"/>
    <w:rsid w:val="00207C85"/>
    <w:rsid w:val="002116E5"/>
    <w:rsid w:val="00211955"/>
    <w:rsid w:val="00213594"/>
    <w:rsid w:val="00213A63"/>
    <w:rsid w:val="00213CA5"/>
    <w:rsid w:val="002149CF"/>
    <w:rsid w:val="0021527B"/>
    <w:rsid w:val="0021542B"/>
    <w:rsid w:val="00216AC9"/>
    <w:rsid w:val="002174E3"/>
    <w:rsid w:val="0021771C"/>
    <w:rsid w:val="00217CF3"/>
    <w:rsid w:val="00220DCA"/>
    <w:rsid w:val="00221025"/>
    <w:rsid w:val="00221FA4"/>
    <w:rsid w:val="00223787"/>
    <w:rsid w:val="00223F40"/>
    <w:rsid w:val="002262D9"/>
    <w:rsid w:val="00226C71"/>
    <w:rsid w:val="0022715A"/>
    <w:rsid w:val="002272B4"/>
    <w:rsid w:val="002309B4"/>
    <w:rsid w:val="00230D89"/>
    <w:rsid w:val="00232FAF"/>
    <w:rsid w:val="00233ABF"/>
    <w:rsid w:val="00235182"/>
    <w:rsid w:val="00235B84"/>
    <w:rsid w:val="00235C60"/>
    <w:rsid w:val="00235F6B"/>
    <w:rsid w:val="0023678C"/>
    <w:rsid w:val="00237384"/>
    <w:rsid w:val="00241046"/>
    <w:rsid w:val="0024216F"/>
    <w:rsid w:val="002427A7"/>
    <w:rsid w:val="00244B36"/>
    <w:rsid w:val="00244F75"/>
    <w:rsid w:val="00245845"/>
    <w:rsid w:val="002458A0"/>
    <w:rsid w:val="00247339"/>
    <w:rsid w:val="002510E2"/>
    <w:rsid w:val="00251399"/>
    <w:rsid w:val="00251FC2"/>
    <w:rsid w:val="002539C6"/>
    <w:rsid w:val="0025554D"/>
    <w:rsid w:val="00255CE6"/>
    <w:rsid w:val="0025617D"/>
    <w:rsid w:val="0025652D"/>
    <w:rsid w:val="00256A86"/>
    <w:rsid w:val="002604DA"/>
    <w:rsid w:val="0026097F"/>
    <w:rsid w:val="00260FBB"/>
    <w:rsid w:val="00261832"/>
    <w:rsid w:val="00261943"/>
    <w:rsid w:val="00262643"/>
    <w:rsid w:val="002664A8"/>
    <w:rsid w:val="00267684"/>
    <w:rsid w:val="00267B51"/>
    <w:rsid w:val="00267CBF"/>
    <w:rsid w:val="00270901"/>
    <w:rsid w:val="00270AE4"/>
    <w:rsid w:val="0027128C"/>
    <w:rsid w:val="002729E4"/>
    <w:rsid w:val="00273142"/>
    <w:rsid w:val="00273289"/>
    <w:rsid w:val="0027348B"/>
    <w:rsid w:val="00273D21"/>
    <w:rsid w:val="00273E3E"/>
    <w:rsid w:val="00274D81"/>
    <w:rsid w:val="00275ABD"/>
    <w:rsid w:val="0027618B"/>
    <w:rsid w:val="00276961"/>
    <w:rsid w:val="00280BF3"/>
    <w:rsid w:val="002817C2"/>
    <w:rsid w:val="00281899"/>
    <w:rsid w:val="002827B0"/>
    <w:rsid w:val="00284188"/>
    <w:rsid w:val="00285192"/>
    <w:rsid w:val="00291750"/>
    <w:rsid w:val="00292150"/>
    <w:rsid w:val="002926E1"/>
    <w:rsid w:val="00292E98"/>
    <w:rsid w:val="0029366D"/>
    <w:rsid w:val="00293AA9"/>
    <w:rsid w:val="00294DD9"/>
    <w:rsid w:val="0029512D"/>
    <w:rsid w:val="002978DF"/>
    <w:rsid w:val="00297F42"/>
    <w:rsid w:val="002A0479"/>
    <w:rsid w:val="002A1478"/>
    <w:rsid w:val="002A1A26"/>
    <w:rsid w:val="002A22D9"/>
    <w:rsid w:val="002A27A0"/>
    <w:rsid w:val="002A3D3F"/>
    <w:rsid w:val="002A4EF7"/>
    <w:rsid w:val="002A5A90"/>
    <w:rsid w:val="002A5E20"/>
    <w:rsid w:val="002A6AA3"/>
    <w:rsid w:val="002A6D30"/>
    <w:rsid w:val="002B03AF"/>
    <w:rsid w:val="002B03BC"/>
    <w:rsid w:val="002B2357"/>
    <w:rsid w:val="002B3361"/>
    <w:rsid w:val="002B4350"/>
    <w:rsid w:val="002B437E"/>
    <w:rsid w:val="002B4907"/>
    <w:rsid w:val="002B6A07"/>
    <w:rsid w:val="002B6A61"/>
    <w:rsid w:val="002C10AF"/>
    <w:rsid w:val="002C1794"/>
    <w:rsid w:val="002C2D01"/>
    <w:rsid w:val="002C2D22"/>
    <w:rsid w:val="002C2EE1"/>
    <w:rsid w:val="002C3E0F"/>
    <w:rsid w:val="002C63D3"/>
    <w:rsid w:val="002C6FB6"/>
    <w:rsid w:val="002D0F7F"/>
    <w:rsid w:val="002D1B5A"/>
    <w:rsid w:val="002D2E18"/>
    <w:rsid w:val="002D6C9D"/>
    <w:rsid w:val="002D7B8C"/>
    <w:rsid w:val="002E6244"/>
    <w:rsid w:val="002E7543"/>
    <w:rsid w:val="002E79B6"/>
    <w:rsid w:val="002E7A91"/>
    <w:rsid w:val="002F1833"/>
    <w:rsid w:val="002F1D14"/>
    <w:rsid w:val="002F2817"/>
    <w:rsid w:val="002F2EFA"/>
    <w:rsid w:val="002F313F"/>
    <w:rsid w:val="002F36D2"/>
    <w:rsid w:val="002F387A"/>
    <w:rsid w:val="002F3A80"/>
    <w:rsid w:val="002F3DB1"/>
    <w:rsid w:val="002F5BF0"/>
    <w:rsid w:val="002F66AF"/>
    <w:rsid w:val="002F67B2"/>
    <w:rsid w:val="002F734D"/>
    <w:rsid w:val="002F7487"/>
    <w:rsid w:val="002F76A5"/>
    <w:rsid w:val="002F780E"/>
    <w:rsid w:val="002F7867"/>
    <w:rsid w:val="002F7CC9"/>
    <w:rsid w:val="00301A28"/>
    <w:rsid w:val="00301EC3"/>
    <w:rsid w:val="00302002"/>
    <w:rsid w:val="00303989"/>
    <w:rsid w:val="00303B95"/>
    <w:rsid w:val="003047A6"/>
    <w:rsid w:val="00304ED8"/>
    <w:rsid w:val="00305551"/>
    <w:rsid w:val="00305D44"/>
    <w:rsid w:val="003067D0"/>
    <w:rsid w:val="003071B2"/>
    <w:rsid w:val="00307479"/>
    <w:rsid w:val="00310210"/>
    <w:rsid w:val="0031041E"/>
    <w:rsid w:val="003104B9"/>
    <w:rsid w:val="0031390F"/>
    <w:rsid w:val="003141ED"/>
    <w:rsid w:val="0031479C"/>
    <w:rsid w:val="003148DC"/>
    <w:rsid w:val="00316373"/>
    <w:rsid w:val="00316BA9"/>
    <w:rsid w:val="00317C6E"/>
    <w:rsid w:val="00320166"/>
    <w:rsid w:val="003207DB"/>
    <w:rsid w:val="00320EAE"/>
    <w:rsid w:val="00321319"/>
    <w:rsid w:val="00321FF7"/>
    <w:rsid w:val="00323143"/>
    <w:rsid w:val="00323F53"/>
    <w:rsid w:val="0032544C"/>
    <w:rsid w:val="00325A30"/>
    <w:rsid w:val="00325C9B"/>
    <w:rsid w:val="00325CA4"/>
    <w:rsid w:val="00327D8D"/>
    <w:rsid w:val="00331747"/>
    <w:rsid w:val="00331D5B"/>
    <w:rsid w:val="0033269B"/>
    <w:rsid w:val="00332A7E"/>
    <w:rsid w:val="003332B4"/>
    <w:rsid w:val="003334CB"/>
    <w:rsid w:val="00333665"/>
    <w:rsid w:val="00333AF6"/>
    <w:rsid w:val="0033500E"/>
    <w:rsid w:val="003353AC"/>
    <w:rsid w:val="00335669"/>
    <w:rsid w:val="0033733E"/>
    <w:rsid w:val="00337413"/>
    <w:rsid w:val="003379E1"/>
    <w:rsid w:val="00337A40"/>
    <w:rsid w:val="00341AB7"/>
    <w:rsid w:val="00341DCA"/>
    <w:rsid w:val="00342BF4"/>
    <w:rsid w:val="003466FB"/>
    <w:rsid w:val="003476C3"/>
    <w:rsid w:val="0035004D"/>
    <w:rsid w:val="003507F0"/>
    <w:rsid w:val="00350A87"/>
    <w:rsid w:val="00350BEF"/>
    <w:rsid w:val="003525E8"/>
    <w:rsid w:val="00352A00"/>
    <w:rsid w:val="003530BE"/>
    <w:rsid w:val="003535FE"/>
    <w:rsid w:val="003547B9"/>
    <w:rsid w:val="0035486C"/>
    <w:rsid w:val="0035560E"/>
    <w:rsid w:val="003577FA"/>
    <w:rsid w:val="0036066B"/>
    <w:rsid w:val="00360C3B"/>
    <w:rsid w:val="00361284"/>
    <w:rsid w:val="00361C37"/>
    <w:rsid w:val="00363BED"/>
    <w:rsid w:val="00364E00"/>
    <w:rsid w:val="00366147"/>
    <w:rsid w:val="00366D60"/>
    <w:rsid w:val="003705A8"/>
    <w:rsid w:val="003721CC"/>
    <w:rsid w:val="00372257"/>
    <w:rsid w:val="003740B7"/>
    <w:rsid w:val="00374736"/>
    <w:rsid w:val="00374F9A"/>
    <w:rsid w:val="003800C8"/>
    <w:rsid w:val="0038032D"/>
    <w:rsid w:val="00383491"/>
    <w:rsid w:val="00383577"/>
    <w:rsid w:val="00383E2C"/>
    <w:rsid w:val="00383E56"/>
    <w:rsid w:val="003854C5"/>
    <w:rsid w:val="0038583A"/>
    <w:rsid w:val="003866C2"/>
    <w:rsid w:val="00386963"/>
    <w:rsid w:val="00386B6F"/>
    <w:rsid w:val="00386DEF"/>
    <w:rsid w:val="00386EDE"/>
    <w:rsid w:val="003879CB"/>
    <w:rsid w:val="00390E3B"/>
    <w:rsid w:val="00392049"/>
    <w:rsid w:val="003927A3"/>
    <w:rsid w:val="003937A7"/>
    <w:rsid w:val="00394964"/>
    <w:rsid w:val="00396045"/>
    <w:rsid w:val="00396998"/>
    <w:rsid w:val="003976BF"/>
    <w:rsid w:val="00397C08"/>
    <w:rsid w:val="00397FB6"/>
    <w:rsid w:val="003A0BDE"/>
    <w:rsid w:val="003A21A9"/>
    <w:rsid w:val="003A3CD2"/>
    <w:rsid w:val="003A624C"/>
    <w:rsid w:val="003A6B02"/>
    <w:rsid w:val="003B0DEF"/>
    <w:rsid w:val="003B28EB"/>
    <w:rsid w:val="003B5141"/>
    <w:rsid w:val="003B6001"/>
    <w:rsid w:val="003B64D9"/>
    <w:rsid w:val="003B6A72"/>
    <w:rsid w:val="003B6C7F"/>
    <w:rsid w:val="003C0D9C"/>
    <w:rsid w:val="003C0DC9"/>
    <w:rsid w:val="003C363C"/>
    <w:rsid w:val="003C60BC"/>
    <w:rsid w:val="003C6416"/>
    <w:rsid w:val="003C6BEA"/>
    <w:rsid w:val="003C726F"/>
    <w:rsid w:val="003D0CDB"/>
    <w:rsid w:val="003D0D63"/>
    <w:rsid w:val="003D2FF5"/>
    <w:rsid w:val="003D32E9"/>
    <w:rsid w:val="003D37D3"/>
    <w:rsid w:val="003D3816"/>
    <w:rsid w:val="003D6ED0"/>
    <w:rsid w:val="003D7DE0"/>
    <w:rsid w:val="003E0A9B"/>
    <w:rsid w:val="003E1591"/>
    <w:rsid w:val="003E15B1"/>
    <w:rsid w:val="003E1B36"/>
    <w:rsid w:val="003E245D"/>
    <w:rsid w:val="003E318D"/>
    <w:rsid w:val="003E6616"/>
    <w:rsid w:val="003E68EB"/>
    <w:rsid w:val="003E6BE6"/>
    <w:rsid w:val="003E7097"/>
    <w:rsid w:val="003F0143"/>
    <w:rsid w:val="003F35B1"/>
    <w:rsid w:val="003F3C03"/>
    <w:rsid w:val="003F3F33"/>
    <w:rsid w:val="003F4626"/>
    <w:rsid w:val="003F4AE0"/>
    <w:rsid w:val="003F5359"/>
    <w:rsid w:val="003F5688"/>
    <w:rsid w:val="003F7336"/>
    <w:rsid w:val="003F7615"/>
    <w:rsid w:val="003F7CD7"/>
    <w:rsid w:val="003F7E57"/>
    <w:rsid w:val="00400EFE"/>
    <w:rsid w:val="00403C6B"/>
    <w:rsid w:val="00403EF3"/>
    <w:rsid w:val="0040469D"/>
    <w:rsid w:val="00405ADB"/>
    <w:rsid w:val="00407173"/>
    <w:rsid w:val="0040750A"/>
    <w:rsid w:val="00411672"/>
    <w:rsid w:val="00411F7E"/>
    <w:rsid w:val="00413627"/>
    <w:rsid w:val="00414040"/>
    <w:rsid w:val="00415A57"/>
    <w:rsid w:val="00416BEC"/>
    <w:rsid w:val="00416D1C"/>
    <w:rsid w:val="004173A9"/>
    <w:rsid w:val="004179D3"/>
    <w:rsid w:val="00420D7A"/>
    <w:rsid w:val="00420E5F"/>
    <w:rsid w:val="0042199F"/>
    <w:rsid w:val="0042506F"/>
    <w:rsid w:val="004250D0"/>
    <w:rsid w:val="0042511C"/>
    <w:rsid w:val="00425294"/>
    <w:rsid w:val="004266AF"/>
    <w:rsid w:val="00426DD2"/>
    <w:rsid w:val="0043078B"/>
    <w:rsid w:val="00430F96"/>
    <w:rsid w:val="00431AC6"/>
    <w:rsid w:val="00431B58"/>
    <w:rsid w:val="00432A10"/>
    <w:rsid w:val="00433A4F"/>
    <w:rsid w:val="004342E0"/>
    <w:rsid w:val="00434CD6"/>
    <w:rsid w:val="0044142F"/>
    <w:rsid w:val="00443727"/>
    <w:rsid w:val="00443E9E"/>
    <w:rsid w:val="00444DF6"/>
    <w:rsid w:val="00445654"/>
    <w:rsid w:val="00447448"/>
    <w:rsid w:val="004504C2"/>
    <w:rsid w:val="00451249"/>
    <w:rsid w:val="0045185C"/>
    <w:rsid w:val="004523F3"/>
    <w:rsid w:val="004533E3"/>
    <w:rsid w:val="0045434D"/>
    <w:rsid w:val="004543AE"/>
    <w:rsid w:val="00455CA2"/>
    <w:rsid w:val="00456D18"/>
    <w:rsid w:val="0045707F"/>
    <w:rsid w:val="004570D1"/>
    <w:rsid w:val="00457246"/>
    <w:rsid w:val="00461AEE"/>
    <w:rsid w:val="00461FDE"/>
    <w:rsid w:val="00462D1C"/>
    <w:rsid w:val="004645B6"/>
    <w:rsid w:val="00464F59"/>
    <w:rsid w:val="00465364"/>
    <w:rsid w:val="00467F3D"/>
    <w:rsid w:val="004718E7"/>
    <w:rsid w:val="00475390"/>
    <w:rsid w:val="004754C8"/>
    <w:rsid w:val="00475F19"/>
    <w:rsid w:val="004760A1"/>
    <w:rsid w:val="00476105"/>
    <w:rsid w:val="004762E2"/>
    <w:rsid w:val="004762FF"/>
    <w:rsid w:val="00477297"/>
    <w:rsid w:val="004774DA"/>
    <w:rsid w:val="00477903"/>
    <w:rsid w:val="004805C2"/>
    <w:rsid w:val="00481DDF"/>
    <w:rsid w:val="0048414B"/>
    <w:rsid w:val="00484961"/>
    <w:rsid w:val="00491F70"/>
    <w:rsid w:val="0049326B"/>
    <w:rsid w:val="00493389"/>
    <w:rsid w:val="004935F3"/>
    <w:rsid w:val="00493A83"/>
    <w:rsid w:val="00493BB4"/>
    <w:rsid w:val="00493C52"/>
    <w:rsid w:val="00494F24"/>
    <w:rsid w:val="00495519"/>
    <w:rsid w:val="00495872"/>
    <w:rsid w:val="00495BC8"/>
    <w:rsid w:val="004962E7"/>
    <w:rsid w:val="004962EA"/>
    <w:rsid w:val="004965E4"/>
    <w:rsid w:val="00496AF4"/>
    <w:rsid w:val="00496FA6"/>
    <w:rsid w:val="00497508"/>
    <w:rsid w:val="00497787"/>
    <w:rsid w:val="004A18B5"/>
    <w:rsid w:val="004A3387"/>
    <w:rsid w:val="004A3694"/>
    <w:rsid w:val="004A3A69"/>
    <w:rsid w:val="004A5B85"/>
    <w:rsid w:val="004A69EC"/>
    <w:rsid w:val="004A770B"/>
    <w:rsid w:val="004A7A24"/>
    <w:rsid w:val="004A7DD7"/>
    <w:rsid w:val="004A7E7B"/>
    <w:rsid w:val="004B0E9E"/>
    <w:rsid w:val="004B0EA9"/>
    <w:rsid w:val="004B15B1"/>
    <w:rsid w:val="004B1C78"/>
    <w:rsid w:val="004B23F9"/>
    <w:rsid w:val="004B4806"/>
    <w:rsid w:val="004B604B"/>
    <w:rsid w:val="004B6AAE"/>
    <w:rsid w:val="004B6CA5"/>
    <w:rsid w:val="004B6F34"/>
    <w:rsid w:val="004C08A6"/>
    <w:rsid w:val="004C0DC1"/>
    <w:rsid w:val="004C10E9"/>
    <w:rsid w:val="004C17BA"/>
    <w:rsid w:val="004C1F6E"/>
    <w:rsid w:val="004C3765"/>
    <w:rsid w:val="004C458F"/>
    <w:rsid w:val="004C67B0"/>
    <w:rsid w:val="004C6D01"/>
    <w:rsid w:val="004C7952"/>
    <w:rsid w:val="004D14FC"/>
    <w:rsid w:val="004D1D88"/>
    <w:rsid w:val="004D1E98"/>
    <w:rsid w:val="004D20B5"/>
    <w:rsid w:val="004D2D90"/>
    <w:rsid w:val="004D3678"/>
    <w:rsid w:val="004D5413"/>
    <w:rsid w:val="004D68AF"/>
    <w:rsid w:val="004D6DD9"/>
    <w:rsid w:val="004D7117"/>
    <w:rsid w:val="004E1184"/>
    <w:rsid w:val="004E2947"/>
    <w:rsid w:val="004E3292"/>
    <w:rsid w:val="004E5919"/>
    <w:rsid w:val="004E7218"/>
    <w:rsid w:val="004E73C1"/>
    <w:rsid w:val="004E7807"/>
    <w:rsid w:val="004E7964"/>
    <w:rsid w:val="004F0209"/>
    <w:rsid w:val="004F133F"/>
    <w:rsid w:val="004F2134"/>
    <w:rsid w:val="004F2798"/>
    <w:rsid w:val="004F2A13"/>
    <w:rsid w:val="004F2F07"/>
    <w:rsid w:val="004F3F45"/>
    <w:rsid w:val="004F4109"/>
    <w:rsid w:val="004F551E"/>
    <w:rsid w:val="004F586B"/>
    <w:rsid w:val="004F6415"/>
    <w:rsid w:val="004F65EB"/>
    <w:rsid w:val="004F739D"/>
    <w:rsid w:val="0050038D"/>
    <w:rsid w:val="00500DCE"/>
    <w:rsid w:val="00502B08"/>
    <w:rsid w:val="00502C21"/>
    <w:rsid w:val="00505939"/>
    <w:rsid w:val="005101A8"/>
    <w:rsid w:val="0051166D"/>
    <w:rsid w:val="005116CA"/>
    <w:rsid w:val="00514051"/>
    <w:rsid w:val="0051503A"/>
    <w:rsid w:val="00515993"/>
    <w:rsid w:val="00516875"/>
    <w:rsid w:val="00516F15"/>
    <w:rsid w:val="00517460"/>
    <w:rsid w:val="0052105C"/>
    <w:rsid w:val="0052113F"/>
    <w:rsid w:val="00521649"/>
    <w:rsid w:val="005220D7"/>
    <w:rsid w:val="005224E2"/>
    <w:rsid w:val="00522644"/>
    <w:rsid w:val="005226C3"/>
    <w:rsid w:val="0052410B"/>
    <w:rsid w:val="00525A3E"/>
    <w:rsid w:val="005273C2"/>
    <w:rsid w:val="00530F74"/>
    <w:rsid w:val="0053158F"/>
    <w:rsid w:val="00531919"/>
    <w:rsid w:val="005329C6"/>
    <w:rsid w:val="00533702"/>
    <w:rsid w:val="00533E9F"/>
    <w:rsid w:val="00534009"/>
    <w:rsid w:val="00534441"/>
    <w:rsid w:val="00535279"/>
    <w:rsid w:val="00535503"/>
    <w:rsid w:val="005377F2"/>
    <w:rsid w:val="0053786F"/>
    <w:rsid w:val="005421C7"/>
    <w:rsid w:val="00542523"/>
    <w:rsid w:val="00542AD1"/>
    <w:rsid w:val="00543999"/>
    <w:rsid w:val="00543AA6"/>
    <w:rsid w:val="00544B91"/>
    <w:rsid w:val="00545478"/>
    <w:rsid w:val="0054592C"/>
    <w:rsid w:val="00545DE4"/>
    <w:rsid w:val="00546551"/>
    <w:rsid w:val="005465B5"/>
    <w:rsid w:val="00547B44"/>
    <w:rsid w:val="00551C0B"/>
    <w:rsid w:val="00552D1A"/>
    <w:rsid w:val="0055332C"/>
    <w:rsid w:val="00553F04"/>
    <w:rsid w:val="00555206"/>
    <w:rsid w:val="005553B5"/>
    <w:rsid w:val="00555B29"/>
    <w:rsid w:val="00555F0A"/>
    <w:rsid w:val="00556B7F"/>
    <w:rsid w:val="00556F6A"/>
    <w:rsid w:val="005575AC"/>
    <w:rsid w:val="00562958"/>
    <w:rsid w:val="00562F46"/>
    <w:rsid w:val="005653CB"/>
    <w:rsid w:val="005661E1"/>
    <w:rsid w:val="005662CD"/>
    <w:rsid w:val="0057308F"/>
    <w:rsid w:val="005735BD"/>
    <w:rsid w:val="005740FA"/>
    <w:rsid w:val="005743C7"/>
    <w:rsid w:val="00575FA9"/>
    <w:rsid w:val="0057653B"/>
    <w:rsid w:val="005808ED"/>
    <w:rsid w:val="0058244B"/>
    <w:rsid w:val="00583043"/>
    <w:rsid w:val="0058366B"/>
    <w:rsid w:val="005848A9"/>
    <w:rsid w:val="0058669A"/>
    <w:rsid w:val="00586A79"/>
    <w:rsid w:val="005874E4"/>
    <w:rsid w:val="0058775F"/>
    <w:rsid w:val="00587869"/>
    <w:rsid w:val="0059057B"/>
    <w:rsid w:val="00591823"/>
    <w:rsid w:val="00593C79"/>
    <w:rsid w:val="00595376"/>
    <w:rsid w:val="00595378"/>
    <w:rsid w:val="00595D90"/>
    <w:rsid w:val="00596D8C"/>
    <w:rsid w:val="005970DE"/>
    <w:rsid w:val="005A09B8"/>
    <w:rsid w:val="005A0F9D"/>
    <w:rsid w:val="005A1482"/>
    <w:rsid w:val="005A1A26"/>
    <w:rsid w:val="005A1BD9"/>
    <w:rsid w:val="005A1DD8"/>
    <w:rsid w:val="005A1EA7"/>
    <w:rsid w:val="005A33BF"/>
    <w:rsid w:val="005A4301"/>
    <w:rsid w:val="005A4ED2"/>
    <w:rsid w:val="005A5153"/>
    <w:rsid w:val="005A51AE"/>
    <w:rsid w:val="005A543F"/>
    <w:rsid w:val="005A55B9"/>
    <w:rsid w:val="005A64C4"/>
    <w:rsid w:val="005A6581"/>
    <w:rsid w:val="005A6791"/>
    <w:rsid w:val="005A794B"/>
    <w:rsid w:val="005A79F5"/>
    <w:rsid w:val="005A7B32"/>
    <w:rsid w:val="005B0CCE"/>
    <w:rsid w:val="005B0F90"/>
    <w:rsid w:val="005B1B39"/>
    <w:rsid w:val="005B264B"/>
    <w:rsid w:val="005B4270"/>
    <w:rsid w:val="005B59BE"/>
    <w:rsid w:val="005B6485"/>
    <w:rsid w:val="005B761A"/>
    <w:rsid w:val="005B78EB"/>
    <w:rsid w:val="005C0A51"/>
    <w:rsid w:val="005C0D2E"/>
    <w:rsid w:val="005C12C7"/>
    <w:rsid w:val="005C2B4A"/>
    <w:rsid w:val="005C4115"/>
    <w:rsid w:val="005C4C44"/>
    <w:rsid w:val="005C4DB0"/>
    <w:rsid w:val="005C5977"/>
    <w:rsid w:val="005C5D85"/>
    <w:rsid w:val="005C5FE3"/>
    <w:rsid w:val="005C603E"/>
    <w:rsid w:val="005C615B"/>
    <w:rsid w:val="005D15DA"/>
    <w:rsid w:val="005D18A1"/>
    <w:rsid w:val="005D2298"/>
    <w:rsid w:val="005D2386"/>
    <w:rsid w:val="005D3284"/>
    <w:rsid w:val="005D3A13"/>
    <w:rsid w:val="005D3F9B"/>
    <w:rsid w:val="005D4182"/>
    <w:rsid w:val="005D5013"/>
    <w:rsid w:val="005D5AD3"/>
    <w:rsid w:val="005D666E"/>
    <w:rsid w:val="005D7286"/>
    <w:rsid w:val="005D7C48"/>
    <w:rsid w:val="005E0582"/>
    <w:rsid w:val="005E1F77"/>
    <w:rsid w:val="005E23A6"/>
    <w:rsid w:val="005E285E"/>
    <w:rsid w:val="005E2E75"/>
    <w:rsid w:val="005E47B1"/>
    <w:rsid w:val="005E481A"/>
    <w:rsid w:val="005E492C"/>
    <w:rsid w:val="005F014B"/>
    <w:rsid w:val="005F09D4"/>
    <w:rsid w:val="005F0A2C"/>
    <w:rsid w:val="005F24E0"/>
    <w:rsid w:val="005F2D2D"/>
    <w:rsid w:val="005F4D80"/>
    <w:rsid w:val="005F50EA"/>
    <w:rsid w:val="005F5105"/>
    <w:rsid w:val="005F5F74"/>
    <w:rsid w:val="00600261"/>
    <w:rsid w:val="00601498"/>
    <w:rsid w:val="00602DEC"/>
    <w:rsid w:val="0060395B"/>
    <w:rsid w:val="0060414A"/>
    <w:rsid w:val="00604805"/>
    <w:rsid w:val="00606343"/>
    <w:rsid w:val="0060653C"/>
    <w:rsid w:val="00606A84"/>
    <w:rsid w:val="00610239"/>
    <w:rsid w:val="00610E88"/>
    <w:rsid w:val="00610EE8"/>
    <w:rsid w:val="00611936"/>
    <w:rsid w:val="0061231E"/>
    <w:rsid w:val="00612B6B"/>
    <w:rsid w:val="0061615E"/>
    <w:rsid w:val="006162EB"/>
    <w:rsid w:val="00617C19"/>
    <w:rsid w:val="0062028D"/>
    <w:rsid w:val="006206B4"/>
    <w:rsid w:val="006215B1"/>
    <w:rsid w:val="00622CFD"/>
    <w:rsid w:val="0062386C"/>
    <w:rsid w:val="00623929"/>
    <w:rsid w:val="0062500E"/>
    <w:rsid w:val="00625B27"/>
    <w:rsid w:val="00625D90"/>
    <w:rsid w:val="00625E7E"/>
    <w:rsid w:val="00626D38"/>
    <w:rsid w:val="00627EE1"/>
    <w:rsid w:val="006300C2"/>
    <w:rsid w:val="006303C6"/>
    <w:rsid w:val="00631069"/>
    <w:rsid w:val="006310E9"/>
    <w:rsid w:val="0063168B"/>
    <w:rsid w:val="00632FAD"/>
    <w:rsid w:val="0063539C"/>
    <w:rsid w:val="006353EE"/>
    <w:rsid w:val="0063699B"/>
    <w:rsid w:val="00637462"/>
    <w:rsid w:val="0064000A"/>
    <w:rsid w:val="00641256"/>
    <w:rsid w:val="006412E9"/>
    <w:rsid w:val="00642482"/>
    <w:rsid w:val="00646462"/>
    <w:rsid w:val="00646856"/>
    <w:rsid w:val="0064719C"/>
    <w:rsid w:val="006478F0"/>
    <w:rsid w:val="00647F67"/>
    <w:rsid w:val="00650EBA"/>
    <w:rsid w:val="0065180E"/>
    <w:rsid w:val="00652628"/>
    <w:rsid w:val="006533ED"/>
    <w:rsid w:val="0065404E"/>
    <w:rsid w:val="00654C99"/>
    <w:rsid w:val="006568A4"/>
    <w:rsid w:val="00660426"/>
    <w:rsid w:val="006610A2"/>
    <w:rsid w:val="00661388"/>
    <w:rsid w:val="00663793"/>
    <w:rsid w:val="006637D6"/>
    <w:rsid w:val="0066654D"/>
    <w:rsid w:val="00666F5B"/>
    <w:rsid w:val="00667667"/>
    <w:rsid w:val="00667775"/>
    <w:rsid w:val="00667EF0"/>
    <w:rsid w:val="00670E98"/>
    <w:rsid w:val="0067121C"/>
    <w:rsid w:val="00672A48"/>
    <w:rsid w:val="00673469"/>
    <w:rsid w:val="00673C86"/>
    <w:rsid w:val="00673CED"/>
    <w:rsid w:val="006744E2"/>
    <w:rsid w:val="006745CE"/>
    <w:rsid w:val="00674D3D"/>
    <w:rsid w:val="00676A23"/>
    <w:rsid w:val="00677346"/>
    <w:rsid w:val="00677F22"/>
    <w:rsid w:val="0068053A"/>
    <w:rsid w:val="00680DD5"/>
    <w:rsid w:val="006810E9"/>
    <w:rsid w:val="00681BBD"/>
    <w:rsid w:val="00683902"/>
    <w:rsid w:val="00684757"/>
    <w:rsid w:val="00685ADC"/>
    <w:rsid w:val="00685D28"/>
    <w:rsid w:val="006863C5"/>
    <w:rsid w:val="00686C0C"/>
    <w:rsid w:val="00686F69"/>
    <w:rsid w:val="00687397"/>
    <w:rsid w:val="006877EF"/>
    <w:rsid w:val="00691AF8"/>
    <w:rsid w:val="00693A56"/>
    <w:rsid w:val="00693D45"/>
    <w:rsid w:val="006945AE"/>
    <w:rsid w:val="0069461A"/>
    <w:rsid w:val="006961E1"/>
    <w:rsid w:val="00696657"/>
    <w:rsid w:val="0069689C"/>
    <w:rsid w:val="006A0261"/>
    <w:rsid w:val="006A094A"/>
    <w:rsid w:val="006A2143"/>
    <w:rsid w:val="006A3AD2"/>
    <w:rsid w:val="006A52AD"/>
    <w:rsid w:val="006A624D"/>
    <w:rsid w:val="006A643F"/>
    <w:rsid w:val="006A6518"/>
    <w:rsid w:val="006A6697"/>
    <w:rsid w:val="006A66D4"/>
    <w:rsid w:val="006A6B61"/>
    <w:rsid w:val="006A7350"/>
    <w:rsid w:val="006A770F"/>
    <w:rsid w:val="006B0076"/>
    <w:rsid w:val="006B0634"/>
    <w:rsid w:val="006B0858"/>
    <w:rsid w:val="006B097F"/>
    <w:rsid w:val="006B116D"/>
    <w:rsid w:val="006B1D0C"/>
    <w:rsid w:val="006B28BF"/>
    <w:rsid w:val="006B2B06"/>
    <w:rsid w:val="006B2EAC"/>
    <w:rsid w:val="006B2EAE"/>
    <w:rsid w:val="006B40C7"/>
    <w:rsid w:val="006B4882"/>
    <w:rsid w:val="006B6556"/>
    <w:rsid w:val="006B69E4"/>
    <w:rsid w:val="006B7630"/>
    <w:rsid w:val="006C2D50"/>
    <w:rsid w:val="006C46F2"/>
    <w:rsid w:val="006C51FA"/>
    <w:rsid w:val="006C644C"/>
    <w:rsid w:val="006D09BD"/>
    <w:rsid w:val="006D0C5E"/>
    <w:rsid w:val="006D5B52"/>
    <w:rsid w:val="006D609F"/>
    <w:rsid w:val="006D71C7"/>
    <w:rsid w:val="006E0BAC"/>
    <w:rsid w:val="006E2138"/>
    <w:rsid w:val="006E354C"/>
    <w:rsid w:val="006E4A4F"/>
    <w:rsid w:val="006E4E81"/>
    <w:rsid w:val="006E54CB"/>
    <w:rsid w:val="006E5692"/>
    <w:rsid w:val="006E70A2"/>
    <w:rsid w:val="006F0D2E"/>
    <w:rsid w:val="006F2093"/>
    <w:rsid w:val="006F33F7"/>
    <w:rsid w:val="006F61FC"/>
    <w:rsid w:val="00702323"/>
    <w:rsid w:val="00702FB3"/>
    <w:rsid w:val="007030B0"/>
    <w:rsid w:val="00704866"/>
    <w:rsid w:val="00704F34"/>
    <w:rsid w:val="00705077"/>
    <w:rsid w:val="007051A7"/>
    <w:rsid w:val="00705960"/>
    <w:rsid w:val="007060CB"/>
    <w:rsid w:val="00706258"/>
    <w:rsid w:val="00710868"/>
    <w:rsid w:val="00710C29"/>
    <w:rsid w:val="007117B4"/>
    <w:rsid w:val="007118B1"/>
    <w:rsid w:val="007121AC"/>
    <w:rsid w:val="007126F0"/>
    <w:rsid w:val="0071337E"/>
    <w:rsid w:val="00714930"/>
    <w:rsid w:val="007151F1"/>
    <w:rsid w:val="0071617F"/>
    <w:rsid w:val="00717236"/>
    <w:rsid w:val="00717255"/>
    <w:rsid w:val="007175F9"/>
    <w:rsid w:val="007206B3"/>
    <w:rsid w:val="007214CF"/>
    <w:rsid w:val="00722C26"/>
    <w:rsid w:val="007239BD"/>
    <w:rsid w:val="00723FAF"/>
    <w:rsid w:val="00724C14"/>
    <w:rsid w:val="00724D98"/>
    <w:rsid w:val="007254E0"/>
    <w:rsid w:val="007258C2"/>
    <w:rsid w:val="007274E5"/>
    <w:rsid w:val="00731B20"/>
    <w:rsid w:val="00732957"/>
    <w:rsid w:val="007331A6"/>
    <w:rsid w:val="00733640"/>
    <w:rsid w:val="007342C8"/>
    <w:rsid w:val="00734B43"/>
    <w:rsid w:val="00736F23"/>
    <w:rsid w:val="00737143"/>
    <w:rsid w:val="00737468"/>
    <w:rsid w:val="00737B12"/>
    <w:rsid w:val="00740868"/>
    <w:rsid w:val="00741297"/>
    <w:rsid w:val="007422EA"/>
    <w:rsid w:val="00742309"/>
    <w:rsid w:val="0074251B"/>
    <w:rsid w:val="00743089"/>
    <w:rsid w:val="007436A4"/>
    <w:rsid w:val="007437F6"/>
    <w:rsid w:val="007446B2"/>
    <w:rsid w:val="00745B0F"/>
    <w:rsid w:val="00746929"/>
    <w:rsid w:val="00747199"/>
    <w:rsid w:val="0074759D"/>
    <w:rsid w:val="00747BA4"/>
    <w:rsid w:val="00747C54"/>
    <w:rsid w:val="0075158A"/>
    <w:rsid w:val="00752D43"/>
    <w:rsid w:val="007532D4"/>
    <w:rsid w:val="0075490D"/>
    <w:rsid w:val="00754DB3"/>
    <w:rsid w:val="00754E3E"/>
    <w:rsid w:val="00755270"/>
    <w:rsid w:val="0075597A"/>
    <w:rsid w:val="00757777"/>
    <w:rsid w:val="0075793C"/>
    <w:rsid w:val="00760B1D"/>
    <w:rsid w:val="00760EA1"/>
    <w:rsid w:val="00760F41"/>
    <w:rsid w:val="00763856"/>
    <w:rsid w:val="007643BD"/>
    <w:rsid w:val="0076644A"/>
    <w:rsid w:val="00766BBD"/>
    <w:rsid w:val="00767A8F"/>
    <w:rsid w:val="007703E4"/>
    <w:rsid w:val="007708A0"/>
    <w:rsid w:val="007710E8"/>
    <w:rsid w:val="00773521"/>
    <w:rsid w:val="00775038"/>
    <w:rsid w:val="0077558A"/>
    <w:rsid w:val="00776C03"/>
    <w:rsid w:val="007771D7"/>
    <w:rsid w:val="00777DF4"/>
    <w:rsid w:val="00780D3B"/>
    <w:rsid w:val="00780D3D"/>
    <w:rsid w:val="007826A6"/>
    <w:rsid w:val="00782C11"/>
    <w:rsid w:val="00783A6C"/>
    <w:rsid w:val="00783D03"/>
    <w:rsid w:val="00784B00"/>
    <w:rsid w:val="007854B5"/>
    <w:rsid w:val="007862CB"/>
    <w:rsid w:val="00787C49"/>
    <w:rsid w:val="0079238D"/>
    <w:rsid w:val="00793B0D"/>
    <w:rsid w:val="00793B28"/>
    <w:rsid w:val="00794162"/>
    <w:rsid w:val="00794B30"/>
    <w:rsid w:val="00794D35"/>
    <w:rsid w:val="007953BA"/>
    <w:rsid w:val="00795859"/>
    <w:rsid w:val="00795AC7"/>
    <w:rsid w:val="0079636D"/>
    <w:rsid w:val="007965B1"/>
    <w:rsid w:val="00796B8D"/>
    <w:rsid w:val="00796F1C"/>
    <w:rsid w:val="00797647"/>
    <w:rsid w:val="0079795C"/>
    <w:rsid w:val="00797F60"/>
    <w:rsid w:val="007A10D1"/>
    <w:rsid w:val="007A1270"/>
    <w:rsid w:val="007A193E"/>
    <w:rsid w:val="007A2BB1"/>
    <w:rsid w:val="007A34DA"/>
    <w:rsid w:val="007A368C"/>
    <w:rsid w:val="007A64D5"/>
    <w:rsid w:val="007A6F60"/>
    <w:rsid w:val="007A7A2C"/>
    <w:rsid w:val="007B0921"/>
    <w:rsid w:val="007B0B92"/>
    <w:rsid w:val="007B114A"/>
    <w:rsid w:val="007B1347"/>
    <w:rsid w:val="007B1D9B"/>
    <w:rsid w:val="007B26E2"/>
    <w:rsid w:val="007B293C"/>
    <w:rsid w:val="007B2A3B"/>
    <w:rsid w:val="007B3578"/>
    <w:rsid w:val="007B48E3"/>
    <w:rsid w:val="007B5C9F"/>
    <w:rsid w:val="007B5E58"/>
    <w:rsid w:val="007B68A7"/>
    <w:rsid w:val="007B6936"/>
    <w:rsid w:val="007B6B67"/>
    <w:rsid w:val="007B73CD"/>
    <w:rsid w:val="007B7493"/>
    <w:rsid w:val="007B75CC"/>
    <w:rsid w:val="007B7B49"/>
    <w:rsid w:val="007C0B87"/>
    <w:rsid w:val="007C0E29"/>
    <w:rsid w:val="007C143C"/>
    <w:rsid w:val="007C2441"/>
    <w:rsid w:val="007C2E06"/>
    <w:rsid w:val="007C3003"/>
    <w:rsid w:val="007C362C"/>
    <w:rsid w:val="007C41EF"/>
    <w:rsid w:val="007C42AA"/>
    <w:rsid w:val="007C6942"/>
    <w:rsid w:val="007C6BCC"/>
    <w:rsid w:val="007D1A55"/>
    <w:rsid w:val="007D1B32"/>
    <w:rsid w:val="007D23A3"/>
    <w:rsid w:val="007D3960"/>
    <w:rsid w:val="007D3FD9"/>
    <w:rsid w:val="007D4AD2"/>
    <w:rsid w:val="007D4EBC"/>
    <w:rsid w:val="007D50C9"/>
    <w:rsid w:val="007D51EC"/>
    <w:rsid w:val="007D58E8"/>
    <w:rsid w:val="007D6EDB"/>
    <w:rsid w:val="007E0274"/>
    <w:rsid w:val="007E17E3"/>
    <w:rsid w:val="007E186F"/>
    <w:rsid w:val="007E5EC1"/>
    <w:rsid w:val="007E6B20"/>
    <w:rsid w:val="007E78D6"/>
    <w:rsid w:val="007F09BE"/>
    <w:rsid w:val="007F1CB5"/>
    <w:rsid w:val="007F204C"/>
    <w:rsid w:val="007F21DD"/>
    <w:rsid w:val="007F3E20"/>
    <w:rsid w:val="007F63C3"/>
    <w:rsid w:val="007F73C5"/>
    <w:rsid w:val="008000F0"/>
    <w:rsid w:val="00801124"/>
    <w:rsid w:val="0080212D"/>
    <w:rsid w:val="00803D5D"/>
    <w:rsid w:val="00804D27"/>
    <w:rsid w:val="008062AB"/>
    <w:rsid w:val="00810CD9"/>
    <w:rsid w:val="00810D4D"/>
    <w:rsid w:val="00812FA6"/>
    <w:rsid w:val="00814FAB"/>
    <w:rsid w:val="00815996"/>
    <w:rsid w:val="00815D0A"/>
    <w:rsid w:val="00815D1E"/>
    <w:rsid w:val="00815EFD"/>
    <w:rsid w:val="00816B56"/>
    <w:rsid w:val="008175E3"/>
    <w:rsid w:val="00823272"/>
    <w:rsid w:val="0082351F"/>
    <w:rsid w:val="00823B7E"/>
    <w:rsid w:val="00825A33"/>
    <w:rsid w:val="00825F63"/>
    <w:rsid w:val="00826551"/>
    <w:rsid w:val="00827758"/>
    <w:rsid w:val="0083008A"/>
    <w:rsid w:val="00830FF6"/>
    <w:rsid w:val="00831FBE"/>
    <w:rsid w:val="00833284"/>
    <w:rsid w:val="00834DA3"/>
    <w:rsid w:val="008359C8"/>
    <w:rsid w:val="00836B90"/>
    <w:rsid w:val="00837150"/>
    <w:rsid w:val="0083732E"/>
    <w:rsid w:val="00837521"/>
    <w:rsid w:val="00837607"/>
    <w:rsid w:val="008379EA"/>
    <w:rsid w:val="00837E1A"/>
    <w:rsid w:val="00841BD4"/>
    <w:rsid w:val="00842302"/>
    <w:rsid w:val="008447A2"/>
    <w:rsid w:val="008450E4"/>
    <w:rsid w:val="008466A1"/>
    <w:rsid w:val="00850F19"/>
    <w:rsid w:val="0085124A"/>
    <w:rsid w:val="0085693E"/>
    <w:rsid w:val="00856D07"/>
    <w:rsid w:val="008613D0"/>
    <w:rsid w:val="00861CE9"/>
    <w:rsid w:val="008623AC"/>
    <w:rsid w:val="0086293B"/>
    <w:rsid w:val="00864965"/>
    <w:rsid w:val="00864FC4"/>
    <w:rsid w:val="00865770"/>
    <w:rsid w:val="00865C23"/>
    <w:rsid w:val="00866157"/>
    <w:rsid w:val="008664E2"/>
    <w:rsid w:val="00866537"/>
    <w:rsid w:val="00866555"/>
    <w:rsid w:val="0086679D"/>
    <w:rsid w:val="00871A3D"/>
    <w:rsid w:val="00873DD0"/>
    <w:rsid w:val="00874661"/>
    <w:rsid w:val="00875483"/>
    <w:rsid w:val="008759B3"/>
    <w:rsid w:val="00875AC9"/>
    <w:rsid w:val="00876481"/>
    <w:rsid w:val="008776DE"/>
    <w:rsid w:val="00880AE9"/>
    <w:rsid w:val="008815C3"/>
    <w:rsid w:val="00881D0B"/>
    <w:rsid w:val="008825E0"/>
    <w:rsid w:val="00882A02"/>
    <w:rsid w:val="00884EA9"/>
    <w:rsid w:val="00887794"/>
    <w:rsid w:val="00891145"/>
    <w:rsid w:val="00891C6E"/>
    <w:rsid w:val="008926E1"/>
    <w:rsid w:val="0089330A"/>
    <w:rsid w:val="00894259"/>
    <w:rsid w:val="008956F5"/>
    <w:rsid w:val="00896247"/>
    <w:rsid w:val="0089639C"/>
    <w:rsid w:val="00896615"/>
    <w:rsid w:val="00896E99"/>
    <w:rsid w:val="00897100"/>
    <w:rsid w:val="00897840"/>
    <w:rsid w:val="00897D61"/>
    <w:rsid w:val="008A1192"/>
    <w:rsid w:val="008A1B0E"/>
    <w:rsid w:val="008A3F86"/>
    <w:rsid w:val="008A4207"/>
    <w:rsid w:val="008A4850"/>
    <w:rsid w:val="008A48BF"/>
    <w:rsid w:val="008A63B1"/>
    <w:rsid w:val="008A6C2D"/>
    <w:rsid w:val="008A6E48"/>
    <w:rsid w:val="008A7176"/>
    <w:rsid w:val="008A7602"/>
    <w:rsid w:val="008B00D8"/>
    <w:rsid w:val="008B0596"/>
    <w:rsid w:val="008B06ED"/>
    <w:rsid w:val="008B170C"/>
    <w:rsid w:val="008B2B86"/>
    <w:rsid w:val="008B333C"/>
    <w:rsid w:val="008B4DB1"/>
    <w:rsid w:val="008B653B"/>
    <w:rsid w:val="008B685A"/>
    <w:rsid w:val="008B69F4"/>
    <w:rsid w:val="008B7486"/>
    <w:rsid w:val="008B797D"/>
    <w:rsid w:val="008C17F1"/>
    <w:rsid w:val="008C1985"/>
    <w:rsid w:val="008C24C7"/>
    <w:rsid w:val="008C276D"/>
    <w:rsid w:val="008C2863"/>
    <w:rsid w:val="008C3311"/>
    <w:rsid w:val="008C488C"/>
    <w:rsid w:val="008C4D87"/>
    <w:rsid w:val="008C6269"/>
    <w:rsid w:val="008C68EA"/>
    <w:rsid w:val="008C7268"/>
    <w:rsid w:val="008C7B12"/>
    <w:rsid w:val="008C7B13"/>
    <w:rsid w:val="008D05B8"/>
    <w:rsid w:val="008D1313"/>
    <w:rsid w:val="008D29F2"/>
    <w:rsid w:val="008D2BED"/>
    <w:rsid w:val="008D4A1F"/>
    <w:rsid w:val="008D5DEE"/>
    <w:rsid w:val="008D7FE7"/>
    <w:rsid w:val="008E0789"/>
    <w:rsid w:val="008E083B"/>
    <w:rsid w:val="008E0AAB"/>
    <w:rsid w:val="008E1FA4"/>
    <w:rsid w:val="008E2233"/>
    <w:rsid w:val="008E2904"/>
    <w:rsid w:val="008E4B2A"/>
    <w:rsid w:val="008E4EF5"/>
    <w:rsid w:val="008E639C"/>
    <w:rsid w:val="008F0E6A"/>
    <w:rsid w:val="008F2CE6"/>
    <w:rsid w:val="008F602E"/>
    <w:rsid w:val="008F686B"/>
    <w:rsid w:val="008F7DFC"/>
    <w:rsid w:val="00900196"/>
    <w:rsid w:val="009005D2"/>
    <w:rsid w:val="009014B2"/>
    <w:rsid w:val="00901C13"/>
    <w:rsid w:val="0090292B"/>
    <w:rsid w:val="00902EB6"/>
    <w:rsid w:val="009030F5"/>
    <w:rsid w:val="009036A1"/>
    <w:rsid w:val="0090405A"/>
    <w:rsid w:val="00904605"/>
    <w:rsid w:val="00904F55"/>
    <w:rsid w:val="00906A50"/>
    <w:rsid w:val="00906ADF"/>
    <w:rsid w:val="00907610"/>
    <w:rsid w:val="00907C5F"/>
    <w:rsid w:val="00910179"/>
    <w:rsid w:val="00910267"/>
    <w:rsid w:val="00910A90"/>
    <w:rsid w:val="00910B6C"/>
    <w:rsid w:val="00912758"/>
    <w:rsid w:val="00912946"/>
    <w:rsid w:val="009160F1"/>
    <w:rsid w:val="009161CA"/>
    <w:rsid w:val="0091620B"/>
    <w:rsid w:val="00920083"/>
    <w:rsid w:val="0092058D"/>
    <w:rsid w:val="00921B32"/>
    <w:rsid w:val="00923193"/>
    <w:rsid w:val="0092390D"/>
    <w:rsid w:val="00925955"/>
    <w:rsid w:val="009275D6"/>
    <w:rsid w:val="00927FC6"/>
    <w:rsid w:val="00930706"/>
    <w:rsid w:val="00931193"/>
    <w:rsid w:val="0093183C"/>
    <w:rsid w:val="00932394"/>
    <w:rsid w:val="00932D1D"/>
    <w:rsid w:val="00933A8E"/>
    <w:rsid w:val="009342A3"/>
    <w:rsid w:val="00937F90"/>
    <w:rsid w:val="0094167C"/>
    <w:rsid w:val="00941E2C"/>
    <w:rsid w:val="0094365F"/>
    <w:rsid w:val="00944C1C"/>
    <w:rsid w:val="00944F73"/>
    <w:rsid w:val="00945939"/>
    <w:rsid w:val="00945E98"/>
    <w:rsid w:val="00946955"/>
    <w:rsid w:val="0094714C"/>
    <w:rsid w:val="0095224C"/>
    <w:rsid w:val="009537AB"/>
    <w:rsid w:val="00954733"/>
    <w:rsid w:val="009547D4"/>
    <w:rsid w:val="00954AE5"/>
    <w:rsid w:val="00954D0D"/>
    <w:rsid w:val="00956203"/>
    <w:rsid w:val="0095693F"/>
    <w:rsid w:val="0095706C"/>
    <w:rsid w:val="00957FFE"/>
    <w:rsid w:val="009609B4"/>
    <w:rsid w:val="009619A4"/>
    <w:rsid w:val="00961F20"/>
    <w:rsid w:val="00962C4A"/>
    <w:rsid w:val="009631BC"/>
    <w:rsid w:val="00963884"/>
    <w:rsid w:val="009639B2"/>
    <w:rsid w:val="0096464E"/>
    <w:rsid w:val="00965EEF"/>
    <w:rsid w:val="009668EC"/>
    <w:rsid w:val="009674EB"/>
    <w:rsid w:val="009703E2"/>
    <w:rsid w:val="009714D6"/>
    <w:rsid w:val="00972518"/>
    <w:rsid w:val="00972D0D"/>
    <w:rsid w:val="00973702"/>
    <w:rsid w:val="00973C70"/>
    <w:rsid w:val="00975706"/>
    <w:rsid w:val="00975B74"/>
    <w:rsid w:val="009817B1"/>
    <w:rsid w:val="0098281A"/>
    <w:rsid w:val="009843E1"/>
    <w:rsid w:val="00984A64"/>
    <w:rsid w:val="009853F6"/>
    <w:rsid w:val="009857AA"/>
    <w:rsid w:val="00990777"/>
    <w:rsid w:val="00990B57"/>
    <w:rsid w:val="00990C11"/>
    <w:rsid w:val="00992571"/>
    <w:rsid w:val="00992F19"/>
    <w:rsid w:val="009931EA"/>
    <w:rsid w:val="0099446D"/>
    <w:rsid w:val="00994AA5"/>
    <w:rsid w:val="00994CA6"/>
    <w:rsid w:val="00995323"/>
    <w:rsid w:val="0099634C"/>
    <w:rsid w:val="009A018F"/>
    <w:rsid w:val="009A1129"/>
    <w:rsid w:val="009A1402"/>
    <w:rsid w:val="009A2B21"/>
    <w:rsid w:val="009A41A2"/>
    <w:rsid w:val="009A41DF"/>
    <w:rsid w:val="009A48E6"/>
    <w:rsid w:val="009A4A24"/>
    <w:rsid w:val="009A4C16"/>
    <w:rsid w:val="009A6089"/>
    <w:rsid w:val="009B1860"/>
    <w:rsid w:val="009B2C7D"/>
    <w:rsid w:val="009B2C9C"/>
    <w:rsid w:val="009B31E0"/>
    <w:rsid w:val="009B487A"/>
    <w:rsid w:val="009B6D8C"/>
    <w:rsid w:val="009B6E8D"/>
    <w:rsid w:val="009B76B9"/>
    <w:rsid w:val="009C023A"/>
    <w:rsid w:val="009C0875"/>
    <w:rsid w:val="009C16AF"/>
    <w:rsid w:val="009C19F2"/>
    <w:rsid w:val="009C1FCD"/>
    <w:rsid w:val="009C276E"/>
    <w:rsid w:val="009C38C0"/>
    <w:rsid w:val="009C3ACF"/>
    <w:rsid w:val="009C4B2E"/>
    <w:rsid w:val="009C5DE5"/>
    <w:rsid w:val="009C720A"/>
    <w:rsid w:val="009D094B"/>
    <w:rsid w:val="009D0B90"/>
    <w:rsid w:val="009D0DD1"/>
    <w:rsid w:val="009D13FC"/>
    <w:rsid w:val="009D19DB"/>
    <w:rsid w:val="009D1DFC"/>
    <w:rsid w:val="009D205F"/>
    <w:rsid w:val="009D2283"/>
    <w:rsid w:val="009D25F9"/>
    <w:rsid w:val="009D2ECC"/>
    <w:rsid w:val="009D2EDA"/>
    <w:rsid w:val="009D5A74"/>
    <w:rsid w:val="009D5DD9"/>
    <w:rsid w:val="009D6678"/>
    <w:rsid w:val="009D6A24"/>
    <w:rsid w:val="009E164D"/>
    <w:rsid w:val="009E168D"/>
    <w:rsid w:val="009E2F9A"/>
    <w:rsid w:val="009E4528"/>
    <w:rsid w:val="009E5E2F"/>
    <w:rsid w:val="009E7610"/>
    <w:rsid w:val="009F02B9"/>
    <w:rsid w:val="009F0998"/>
    <w:rsid w:val="009F1E41"/>
    <w:rsid w:val="009F46CB"/>
    <w:rsid w:val="009F4A82"/>
    <w:rsid w:val="009F4DE1"/>
    <w:rsid w:val="009F68A5"/>
    <w:rsid w:val="009F7A63"/>
    <w:rsid w:val="00A00B12"/>
    <w:rsid w:val="00A00BD4"/>
    <w:rsid w:val="00A026A0"/>
    <w:rsid w:val="00A028F0"/>
    <w:rsid w:val="00A0318E"/>
    <w:rsid w:val="00A035C9"/>
    <w:rsid w:val="00A04393"/>
    <w:rsid w:val="00A05C1F"/>
    <w:rsid w:val="00A064BC"/>
    <w:rsid w:val="00A069A4"/>
    <w:rsid w:val="00A06E66"/>
    <w:rsid w:val="00A07532"/>
    <w:rsid w:val="00A0772A"/>
    <w:rsid w:val="00A07763"/>
    <w:rsid w:val="00A079F0"/>
    <w:rsid w:val="00A07D8A"/>
    <w:rsid w:val="00A102A8"/>
    <w:rsid w:val="00A10C87"/>
    <w:rsid w:val="00A10D98"/>
    <w:rsid w:val="00A130AE"/>
    <w:rsid w:val="00A14CC9"/>
    <w:rsid w:val="00A161F5"/>
    <w:rsid w:val="00A20280"/>
    <w:rsid w:val="00A21E3B"/>
    <w:rsid w:val="00A22CF9"/>
    <w:rsid w:val="00A254D7"/>
    <w:rsid w:val="00A25614"/>
    <w:rsid w:val="00A2569F"/>
    <w:rsid w:val="00A258EE"/>
    <w:rsid w:val="00A26080"/>
    <w:rsid w:val="00A26A54"/>
    <w:rsid w:val="00A3012D"/>
    <w:rsid w:val="00A309A6"/>
    <w:rsid w:val="00A31960"/>
    <w:rsid w:val="00A32EA0"/>
    <w:rsid w:val="00A33072"/>
    <w:rsid w:val="00A33E63"/>
    <w:rsid w:val="00A33F43"/>
    <w:rsid w:val="00A342DF"/>
    <w:rsid w:val="00A366FE"/>
    <w:rsid w:val="00A36BD9"/>
    <w:rsid w:val="00A4002E"/>
    <w:rsid w:val="00A400B2"/>
    <w:rsid w:val="00A418A6"/>
    <w:rsid w:val="00A424BF"/>
    <w:rsid w:val="00A42594"/>
    <w:rsid w:val="00A42C10"/>
    <w:rsid w:val="00A45BD0"/>
    <w:rsid w:val="00A45F26"/>
    <w:rsid w:val="00A46EDB"/>
    <w:rsid w:val="00A4728C"/>
    <w:rsid w:val="00A47A67"/>
    <w:rsid w:val="00A5028D"/>
    <w:rsid w:val="00A50A77"/>
    <w:rsid w:val="00A516F3"/>
    <w:rsid w:val="00A51D84"/>
    <w:rsid w:val="00A5233E"/>
    <w:rsid w:val="00A52664"/>
    <w:rsid w:val="00A56458"/>
    <w:rsid w:val="00A565C1"/>
    <w:rsid w:val="00A602CE"/>
    <w:rsid w:val="00A605BE"/>
    <w:rsid w:val="00A607CC"/>
    <w:rsid w:val="00A60C76"/>
    <w:rsid w:val="00A61606"/>
    <w:rsid w:val="00A63B9D"/>
    <w:rsid w:val="00A646C4"/>
    <w:rsid w:val="00A65068"/>
    <w:rsid w:val="00A65663"/>
    <w:rsid w:val="00A706E4"/>
    <w:rsid w:val="00A710D3"/>
    <w:rsid w:val="00A71D3B"/>
    <w:rsid w:val="00A724EF"/>
    <w:rsid w:val="00A72D62"/>
    <w:rsid w:val="00A73BBA"/>
    <w:rsid w:val="00A752C1"/>
    <w:rsid w:val="00A756B7"/>
    <w:rsid w:val="00A75A28"/>
    <w:rsid w:val="00A76C42"/>
    <w:rsid w:val="00A76E98"/>
    <w:rsid w:val="00A77886"/>
    <w:rsid w:val="00A802BA"/>
    <w:rsid w:val="00A809F6"/>
    <w:rsid w:val="00A8170C"/>
    <w:rsid w:val="00A8250B"/>
    <w:rsid w:val="00A83539"/>
    <w:rsid w:val="00A84409"/>
    <w:rsid w:val="00A84F39"/>
    <w:rsid w:val="00A85EC0"/>
    <w:rsid w:val="00A861C4"/>
    <w:rsid w:val="00A86E11"/>
    <w:rsid w:val="00A87284"/>
    <w:rsid w:val="00A90E16"/>
    <w:rsid w:val="00A93035"/>
    <w:rsid w:val="00A93A87"/>
    <w:rsid w:val="00A93AB2"/>
    <w:rsid w:val="00A93ECB"/>
    <w:rsid w:val="00A94271"/>
    <w:rsid w:val="00A94B96"/>
    <w:rsid w:val="00A94F33"/>
    <w:rsid w:val="00A9512E"/>
    <w:rsid w:val="00A96080"/>
    <w:rsid w:val="00A96DAF"/>
    <w:rsid w:val="00A971BC"/>
    <w:rsid w:val="00AA1254"/>
    <w:rsid w:val="00AA3AD6"/>
    <w:rsid w:val="00AA4369"/>
    <w:rsid w:val="00AA62B2"/>
    <w:rsid w:val="00AB066E"/>
    <w:rsid w:val="00AB0EC8"/>
    <w:rsid w:val="00AB1693"/>
    <w:rsid w:val="00AB1902"/>
    <w:rsid w:val="00AB313B"/>
    <w:rsid w:val="00AB3414"/>
    <w:rsid w:val="00AB38C6"/>
    <w:rsid w:val="00AB3A05"/>
    <w:rsid w:val="00AB427F"/>
    <w:rsid w:val="00AB49C2"/>
    <w:rsid w:val="00AB4C50"/>
    <w:rsid w:val="00AB5291"/>
    <w:rsid w:val="00AB55EA"/>
    <w:rsid w:val="00AB61DC"/>
    <w:rsid w:val="00AB6227"/>
    <w:rsid w:val="00AB71AA"/>
    <w:rsid w:val="00AB7CC0"/>
    <w:rsid w:val="00AC0D09"/>
    <w:rsid w:val="00AC11D3"/>
    <w:rsid w:val="00AC2AB1"/>
    <w:rsid w:val="00AC3256"/>
    <w:rsid w:val="00AC3335"/>
    <w:rsid w:val="00AC406D"/>
    <w:rsid w:val="00AC73E0"/>
    <w:rsid w:val="00AD1735"/>
    <w:rsid w:val="00AD1CE6"/>
    <w:rsid w:val="00AD3164"/>
    <w:rsid w:val="00AD40B7"/>
    <w:rsid w:val="00AD46F1"/>
    <w:rsid w:val="00AD4FC2"/>
    <w:rsid w:val="00AD5967"/>
    <w:rsid w:val="00AD598C"/>
    <w:rsid w:val="00AD5BA5"/>
    <w:rsid w:val="00AD6F38"/>
    <w:rsid w:val="00AD75AB"/>
    <w:rsid w:val="00AD7718"/>
    <w:rsid w:val="00AE00CD"/>
    <w:rsid w:val="00AE2203"/>
    <w:rsid w:val="00AE28F0"/>
    <w:rsid w:val="00AE334E"/>
    <w:rsid w:val="00AE3936"/>
    <w:rsid w:val="00AE4E0D"/>
    <w:rsid w:val="00AE68D7"/>
    <w:rsid w:val="00AE7D64"/>
    <w:rsid w:val="00AF1C9B"/>
    <w:rsid w:val="00AF20D4"/>
    <w:rsid w:val="00AF255E"/>
    <w:rsid w:val="00AF3949"/>
    <w:rsid w:val="00AF3F71"/>
    <w:rsid w:val="00AF4288"/>
    <w:rsid w:val="00AF5C3B"/>
    <w:rsid w:val="00AF7825"/>
    <w:rsid w:val="00AF7E54"/>
    <w:rsid w:val="00B0247B"/>
    <w:rsid w:val="00B034E5"/>
    <w:rsid w:val="00B03BAD"/>
    <w:rsid w:val="00B0444B"/>
    <w:rsid w:val="00B04DB7"/>
    <w:rsid w:val="00B05432"/>
    <w:rsid w:val="00B069C9"/>
    <w:rsid w:val="00B0748F"/>
    <w:rsid w:val="00B1094C"/>
    <w:rsid w:val="00B12B20"/>
    <w:rsid w:val="00B14197"/>
    <w:rsid w:val="00B14D41"/>
    <w:rsid w:val="00B1602D"/>
    <w:rsid w:val="00B166B6"/>
    <w:rsid w:val="00B17B30"/>
    <w:rsid w:val="00B201F8"/>
    <w:rsid w:val="00B21329"/>
    <w:rsid w:val="00B213BE"/>
    <w:rsid w:val="00B21461"/>
    <w:rsid w:val="00B21568"/>
    <w:rsid w:val="00B24C50"/>
    <w:rsid w:val="00B24E6D"/>
    <w:rsid w:val="00B25038"/>
    <w:rsid w:val="00B259EA"/>
    <w:rsid w:val="00B30F52"/>
    <w:rsid w:val="00B32FFA"/>
    <w:rsid w:val="00B3341D"/>
    <w:rsid w:val="00B34A76"/>
    <w:rsid w:val="00B34DAC"/>
    <w:rsid w:val="00B34F7A"/>
    <w:rsid w:val="00B35222"/>
    <w:rsid w:val="00B35931"/>
    <w:rsid w:val="00B367D5"/>
    <w:rsid w:val="00B36D27"/>
    <w:rsid w:val="00B376C9"/>
    <w:rsid w:val="00B408D6"/>
    <w:rsid w:val="00B40CCE"/>
    <w:rsid w:val="00B40F4C"/>
    <w:rsid w:val="00B4144C"/>
    <w:rsid w:val="00B42742"/>
    <w:rsid w:val="00B44368"/>
    <w:rsid w:val="00B4784F"/>
    <w:rsid w:val="00B513EA"/>
    <w:rsid w:val="00B53849"/>
    <w:rsid w:val="00B5662B"/>
    <w:rsid w:val="00B60833"/>
    <w:rsid w:val="00B613EA"/>
    <w:rsid w:val="00B61F38"/>
    <w:rsid w:val="00B62944"/>
    <w:rsid w:val="00B63AF2"/>
    <w:rsid w:val="00B64ABF"/>
    <w:rsid w:val="00B66421"/>
    <w:rsid w:val="00B70846"/>
    <w:rsid w:val="00B70FEC"/>
    <w:rsid w:val="00B72051"/>
    <w:rsid w:val="00B727E8"/>
    <w:rsid w:val="00B7350C"/>
    <w:rsid w:val="00B73527"/>
    <w:rsid w:val="00B7354F"/>
    <w:rsid w:val="00B73B72"/>
    <w:rsid w:val="00B757FC"/>
    <w:rsid w:val="00B8130D"/>
    <w:rsid w:val="00B813AE"/>
    <w:rsid w:val="00B81A0C"/>
    <w:rsid w:val="00B81C02"/>
    <w:rsid w:val="00B8297F"/>
    <w:rsid w:val="00B82EE4"/>
    <w:rsid w:val="00B83119"/>
    <w:rsid w:val="00B83EBB"/>
    <w:rsid w:val="00B844B0"/>
    <w:rsid w:val="00B8481B"/>
    <w:rsid w:val="00B86BDF"/>
    <w:rsid w:val="00B90122"/>
    <w:rsid w:val="00B90464"/>
    <w:rsid w:val="00B90A4E"/>
    <w:rsid w:val="00B91753"/>
    <w:rsid w:val="00B91B3B"/>
    <w:rsid w:val="00B921E2"/>
    <w:rsid w:val="00B92805"/>
    <w:rsid w:val="00B9343C"/>
    <w:rsid w:val="00B94214"/>
    <w:rsid w:val="00B94EB2"/>
    <w:rsid w:val="00B96043"/>
    <w:rsid w:val="00B96A27"/>
    <w:rsid w:val="00B96ABE"/>
    <w:rsid w:val="00B96C2F"/>
    <w:rsid w:val="00BA0012"/>
    <w:rsid w:val="00BA1246"/>
    <w:rsid w:val="00BA2A0C"/>
    <w:rsid w:val="00BA3654"/>
    <w:rsid w:val="00BA3930"/>
    <w:rsid w:val="00BA41E1"/>
    <w:rsid w:val="00BA4584"/>
    <w:rsid w:val="00BA4F85"/>
    <w:rsid w:val="00BA542F"/>
    <w:rsid w:val="00BA5C67"/>
    <w:rsid w:val="00BA6308"/>
    <w:rsid w:val="00BA63AE"/>
    <w:rsid w:val="00BB1A3F"/>
    <w:rsid w:val="00BB23E5"/>
    <w:rsid w:val="00BB29B0"/>
    <w:rsid w:val="00BB4F27"/>
    <w:rsid w:val="00BB55B8"/>
    <w:rsid w:val="00BB5B97"/>
    <w:rsid w:val="00BB60AB"/>
    <w:rsid w:val="00BB785D"/>
    <w:rsid w:val="00BC0E57"/>
    <w:rsid w:val="00BC1594"/>
    <w:rsid w:val="00BC1A3B"/>
    <w:rsid w:val="00BC20A9"/>
    <w:rsid w:val="00BC2393"/>
    <w:rsid w:val="00BC3F40"/>
    <w:rsid w:val="00BC4455"/>
    <w:rsid w:val="00BC55EA"/>
    <w:rsid w:val="00BC580F"/>
    <w:rsid w:val="00BC64B9"/>
    <w:rsid w:val="00BC7A81"/>
    <w:rsid w:val="00BD05F4"/>
    <w:rsid w:val="00BD106D"/>
    <w:rsid w:val="00BD11B4"/>
    <w:rsid w:val="00BD2463"/>
    <w:rsid w:val="00BD2B89"/>
    <w:rsid w:val="00BD3AB9"/>
    <w:rsid w:val="00BD42FB"/>
    <w:rsid w:val="00BD5126"/>
    <w:rsid w:val="00BD6241"/>
    <w:rsid w:val="00BD636A"/>
    <w:rsid w:val="00BD6ED0"/>
    <w:rsid w:val="00BE01C2"/>
    <w:rsid w:val="00BE2764"/>
    <w:rsid w:val="00BE3152"/>
    <w:rsid w:val="00BE48E2"/>
    <w:rsid w:val="00BE580A"/>
    <w:rsid w:val="00BE5900"/>
    <w:rsid w:val="00BE6ADE"/>
    <w:rsid w:val="00BE6CC7"/>
    <w:rsid w:val="00BF0689"/>
    <w:rsid w:val="00BF07DB"/>
    <w:rsid w:val="00BF12EA"/>
    <w:rsid w:val="00BF143C"/>
    <w:rsid w:val="00BF1532"/>
    <w:rsid w:val="00BF335E"/>
    <w:rsid w:val="00BF576B"/>
    <w:rsid w:val="00BF5DE0"/>
    <w:rsid w:val="00BF7244"/>
    <w:rsid w:val="00BF77EE"/>
    <w:rsid w:val="00C00693"/>
    <w:rsid w:val="00C00A68"/>
    <w:rsid w:val="00C00D8B"/>
    <w:rsid w:val="00C00F5E"/>
    <w:rsid w:val="00C03508"/>
    <w:rsid w:val="00C03D17"/>
    <w:rsid w:val="00C0472C"/>
    <w:rsid w:val="00C04F2F"/>
    <w:rsid w:val="00C061C9"/>
    <w:rsid w:val="00C07BD7"/>
    <w:rsid w:val="00C1017A"/>
    <w:rsid w:val="00C11802"/>
    <w:rsid w:val="00C13898"/>
    <w:rsid w:val="00C175EE"/>
    <w:rsid w:val="00C17D6F"/>
    <w:rsid w:val="00C20B0D"/>
    <w:rsid w:val="00C214BB"/>
    <w:rsid w:val="00C22256"/>
    <w:rsid w:val="00C22963"/>
    <w:rsid w:val="00C24BE4"/>
    <w:rsid w:val="00C25382"/>
    <w:rsid w:val="00C26301"/>
    <w:rsid w:val="00C2687E"/>
    <w:rsid w:val="00C27336"/>
    <w:rsid w:val="00C302F4"/>
    <w:rsid w:val="00C30DC3"/>
    <w:rsid w:val="00C328E1"/>
    <w:rsid w:val="00C329D3"/>
    <w:rsid w:val="00C32D5C"/>
    <w:rsid w:val="00C355D3"/>
    <w:rsid w:val="00C35EB1"/>
    <w:rsid w:val="00C36D72"/>
    <w:rsid w:val="00C4004A"/>
    <w:rsid w:val="00C41737"/>
    <w:rsid w:val="00C41E51"/>
    <w:rsid w:val="00C42D6B"/>
    <w:rsid w:val="00C43F5B"/>
    <w:rsid w:val="00C453B8"/>
    <w:rsid w:val="00C4781E"/>
    <w:rsid w:val="00C47BA5"/>
    <w:rsid w:val="00C50BD1"/>
    <w:rsid w:val="00C5121F"/>
    <w:rsid w:val="00C513A5"/>
    <w:rsid w:val="00C516D4"/>
    <w:rsid w:val="00C51D56"/>
    <w:rsid w:val="00C52230"/>
    <w:rsid w:val="00C5412F"/>
    <w:rsid w:val="00C54B1F"/>
    <w:rsid w:val="00C556D2"/>
    <w:rsid w:val="00C55FE2"/>
    <w:rsid w:val="00C5638E"/>
    <w:rsid w:val="00C57A4B"/>
    <w:rsid w:val="00C57E02"/>
    <w:rsid w:val="00C60262"/>
    <w:rsid w:val="00C60510"/>
    <w:rsid w:val="00C60AA8"/>
    <w:rsid w:val="00C61CE7"/>
    <w:rsid w:val="00C626E2"/>
    <w:rsid w:val="00C639E4"/>
    <w:rsid w:val="00C64A98"/>
    <w:rsid w:val="00C658DC"/>
    <w:rsid w:val="00C66886"/>
    <w:rsid w:val="00C66944"/>
    <w:rsid w:val="00C67F0B"/>
    <w:rsid w:val="00C70220"/>
    <w:rsid w:val="00C70B14"/>
    <w:rsid w:val="00C722CA"/>
    <w:rsid w:val="00C7296F"/>
    <w:rsid w:val="00C7452D"/>
    <w:rsid w:val="00C74F31"/>
    <w:rsid w:val="00C75379"/>
    <w:rsid w:val="00C759ED"/>
    <w:rsid w:val="00C7653F"/>
    <w:rsid w:val="00C773A6"/>
    <w:rsid w:val="00C81127"/>
    <w:rsid w:val="00C82BA0"/>
    <w:rsid w:val="00C82C70"/>
    <w:rsid w:val="00C83869"/>
    <w:rsid w:val="00C83E0D"/>
    <w:rsid w:val="00C85641"/>
    <w:rsid w:val="00C85ECE"/>
    <w:rsid w:val="00C8673F"/>
    <w:rsid w:val="00C87003"/>
    <w:rsid w:val="00C87559"/>
    <w:rsid w:val="00C87993"/>
    <w:rsid w:val="00C87E49"/>
    <w:rsid w:val="00C90D70"/>
    <w:rsid w:val="00C91505"/>
    <w:rsid w:val="00C91E78"/>
    <w:rsid w:val="00C92C4B"/>
    <w:rsid w:val="00C94056"/>
    <w:rsid w:val="00C940FE"/>
    <w:rsid w:val="00C95403"/>
    <w:rsid w:val="00C9574E"/>
    <w:rsid w:val="00C959AF"/>
    <w:rsid w:val="00C95C72"/>
    <w:rsid w:val="00C97FA3"/>
    <w:rsid w:val="00CA072C"/>
    <w:rsid w:val="00CA0E1E"/>
    <w:rsid w:val="00CA1AE3"/>
    <w:rsid w:val="00CA291A"/>
    <w:rsid w:val="00CA291B"/>
    <w:rsid w:val="00CA54D4"/>
    <w:rsid w:val="00CA5611"/>
    <w:rsid w:val="00CA5A42"/>
    <w:rsid w:val="00CA6E83"/>
    <w:rsid w:val="00CA7F91"/>
    <w:rsid w:val="00CB012F"/>
    <w:rsid w:val="00CB2169"/>
    <w:rsid w:val="00CB21DD"/>
    <w:rsid w:val="00CB253E"/>
    <w:rsid w:val="00CB4762"/>
    <w:rsid w:val="00CB6DB9"/>
    <w:rsid w:val="00CB7064"/>
    <w:rsid w:val="00CB72E8"/>
    <w:rsid w:val="00CC0466"/>
    <w:rsid w:val="00CC0625"/>
    <w:rsid w:val="00CC0FF6"/>
    <w:rsid w:val="00CC16CA"/>
    <w:rsid w:val="00CC1A16"/>
    <w:rsid w:val="00CC1FD1"/>
    <w:rsid w:val="00CC227B"/>
    <w:rsid w:val="00CC37B3"/>
    <w:rsid w:val="00CC3D77"/>
    <w:rsid w:val="00CC3E2D"/>
    <w:rsid w:val="00CC530D"/>
    <w:rsid w:val="00CC5589"/>
    <w:rsid w:val="00CC6426"/>
    <w:rsid w:val="00CC753D"/>
    <w:rsid w:val="00CC7B66"/>
    <w:rsid w:val="00CD1DA0"/>
    <w:rsid w:val="00CD5082"/>
    <w:rsid w:val="00CD534D"/>
    <w:rsid w:val="00CD5E71"/>
    <w:rsid w:val="00CD6B1B"/>
    <w:rsid w:val="00CD6F77"/>
    <w:rsid w:val="00CD7001"/>
    <w:rsid w:val="00CD700B"/>
    <w:rsid w:val="00CD7C16"/>
    <w:rsid w:val="00CE1048"/>
    <w:rsid w:val="00CE1916"/>
    <w:rsid w:val="00CE2B2F"/>
    <w:rsid w:val="00CE312D"/>
    <w:rsid w:val="00CE36E2"/>
    <w:rsid w:val="00CE4251"/>
    <w:rsid w:val="00CE453E"/>
    <w:rsid w:val="00CE51AC"/>
    <w:rsid w:val="00CE5A80"/>
    <w:rsid w:val="00CE6843"/>
    <w:rsid w:val="00CE7307"/>
    <w:rsid w:val="00CE79C8"/>
    <w:rsid w:val="00CF03AC"/>
    <w:rsid w:val="00CF0441"/>
    <w:rsid w:val="00CF1215"/>
    <w:rsid w:val="00CF1956"/>
    <w:rsid w:val="00CF1B9E"/>
    <w:rsid w:val="00CF3360"/>
    <w:rsid w:val="00CF37E7"/>
    <w:rsid w:val="00CF3903"/>
    <w:rsid w:val="00CF4F3D"/>
    <w:rsid w:val="00CF5277"/>
    <w:rsid w:val="00CF551D"/>
    <w:rsid w:val="00CF7138"/>
    <w:rsid w:val="00D0081F"/>
    <w:rsid w:val="00D00B96"/>
    <w:rsid w:val="00D00DD6"/>
    <w:rsid w:val="00D011C3"/>
    <w:rsid w:val="00D01CD8"/>
    <w:rsid w:val="00D022B3"/>
    <w:rsid w:val="00D04471"/>
    <w:rsid w:val="00D05021"/>
    <w:rsid w:val="00D06088"/>
    <w:rsid w:val="00D06408"/>
    <w:rsid w:val="00D064E8"/>
    <w:rsid w:val="00D1072A"/>
    <w:rsid w:val="00D112C3"/>
    <w:rsid w:val="00D126F7"/>
    <w:rsid w:val="00D128C4"/>
    <w:rsid w:val="00D12C36"/>
    <w:rsid w:val="00D13BF4"/>
    <w:rsid w:val="00D145C0"/>
    <w:rsid w:val="00D15E0F"/>
    <w:rsid w:val="00D16099"/>
    <w:rsid w:val="00D17904"/>
    <w:rsid w:val="00D20241"/>
    <w:rsid w:val="00D2147E"/>
    <w:rsid w:val="00D21ADA"/>
    <w:rsid w:val="00D2210C"/>
    <w:rsid w:val="00D223C7"/>
    <w:rsid w:val="00D23F37"/>
    <w:rsid w:val="00D25720"/>
    <w:rsid w:val="00D27EC9"/>
    <w:rsid w:val="00D31C8D"/>
    <w:rsid w:val="00D32887"/>
    <w:rsid w:val="00D330CC"/>
    <w:rsid w:val="00D331AF"/>
    <w:rsid w:val="00D37983"/>
    <w:rsid w:val="00D40B45"/>
    <w:rsid w:val="00D41174"/>
    <w:rsid w:val="00D41FFF"/>
    <w:rsid w:val="00D43472"/>
    <w:rsid w:val="00D4387F"/>
    <w:rsid w:val="00D4393C"/>
    <w:rsid w:val="00D445F1"/>
    <w:rsid w:val="00D44677"/>
    <w:rsid w:val="00D44802"/>
    <w:rsid w:val="00D44B26"/>
    <w:rsid w:val="00D44C4A"/>
    <w:rsid w:val="00D4505B"/>
    <w:rsid w:val="00D45480"/>
    <w:rsid w:val="00D45FBA"/>
    <w:rsid w:val="00D463A5"/>
    <w:rsid w:val="00D4727A"/>
    <w:rsid w:val="00D47448"/>
    <w:rsid w:val="00D47C13"/>
    <w:rsid w:val="00D47DF0"/>
    <w:rsid w:val="00D500F8"/>
    <w:rsid w:val="00D50E12"/>
    <w:rsid w:val="00D513E4"/>
    <w:rsid w:val="00D514EA"/>
    <w:rsid w:val="00D51663"/>
    <w:rsid w:val="00D516BA"/>
    <w:rsid w:val="00D51E58"/>
    <w:rsid w:val="00D5282E"/>
    <w:rsid w:val="00D52F61"/>
    <w:rsid w:val="00D53958"/>
    <w:rsid w:val="00D542C4"/>
    <w:rsid w:val="00D5438E"/>
    <w:rsid w:val="00D545EA"/>
    <w:rsid w:val="00D55D52"/>
    <w:rsid w:val="00D55E8C"/>
    <w:rsid w:val="00D57761"/>
    <w:rsid w:val="00D57866"/>
    <w:rsid w:val="00D62190"/>
    <w:rsid w:val="00D62E1C"/>
    <w:rsid w:val="00D6313A"/>
    <w:rsid w:val="00D63C8C"/>
    <w:rsid w:val="00D64978"/>
    <w:rsid w:val="00D651C1"/>
    <w:rsid w:val="00D66D5B"/>
    <w:rsid w:val="00D67C41"/>
    <w:rsid w:val="00D70060"/>
    <w:rsid w:val="00D707B0"/>
    <w:rsid w:val="00D70AF1"/>
    <w:rsid w:val="00D74C4D"/>
    <w:rsid w:val="00D757F5"/>
    <w:rsid w:val="00D75B89"/>
    <w:rsid w:val="00D7690B"/>
    <w:rsid w:val="00D76CD3"/>
    <w:rsid w:val="00D76E3B"/>
    <w:rsid w:val="00D77E70"/>
    <w:rsid w:val="00D820CD"/>
    <w:rsid w:val="00D84435"/>
    <w:rsid w:val="00D84B4B"/>
    <w:rsid w:val="00D84E0E"/>
    <w:rsid w:val="00D85350"/>
    <w:rsid w:val="00D85E9B"/>
    <w:rsid w:val="00D860CE"/>
    <w:rsid w:val="00D86836"/>
    <w:rsid w:val="00D87101"/>
    <w:rsid w:val="00D904FA"/>
    <w:rsid w:val="00D90C54"/>
    <w:rsid w:val="00D94839"/>
    <w:rsid w:val="00D94C72"/>
    <w:rsid w:val="00D95490"/>
    <w:rsid w:val="00D958A1"/>
    <w:rsid w:val="00D95E8F"/>
    <w:rsid w:val="00DA0399"/>
    <w:rsid w:val="00DA0692"/>
    <w:rsid w:val="00DA0AC0"/>
    <w:rsid w:val="00DA6A33"/>
    <w:rsid w:val="00DA77C2"/>
    <w:rsid w:val="00DA7957"/>
    <w:rsid w:val="00DB0179"/>
    <w:rsid w:val="00DB2218"/>
    <w:rsid w:val="00DB4A92"/>
    <w:rsid w:val="00DB4C8F"/>
    <w:rsid w:val="00DB5B84"/>
    <w:rsid w:val="00DB7A13"/>
    <w:rsid w:val="00DC1E68"/>
    <w:rsid w:val="00DC24B7"/>
    <w:rsid w:val="00DC313D"/>
    <w:rsid w:val="00DC3217"/>
    <w:rsid w:val="00DC3950"/>
    <w:rsid w:val="00DC4768"/>
    <w:rsid w:val="00DC61BF"/>
    <w:rsid w:val="00DC684C"/>
    <w:rsid w:val="00DD1762"/>
    <w:rsid w:val="00DD305D"/>
    <w:rsid w:val="00DD33F3"/>
    <w:rsid w:val="00DD3557"/>
    <w:rsid w:val="00DD3ADF"/>
    <w:rsid w:val="00DD3F65"/>
    <w:rsid w:val="00DD45B0"/>
    <w:rsid w:val="00DD45DE"/>
    <w:rsid w:val="00DD58C7"/>
    <w:rsid w:val="00DD6316"/>
    <w:rsid w:val="00DD6A37"/>
    <w:rsid w:val="00DD6C61"/>
    <w:rsid w:val="00DE0283"/>
    <w:rsid w:val="00DE0E9E"/>
    <w:rsid w:val="00DE3875"/>
    <w:rsid w:val="00DE4073"/>
    <w:rsid w:val="00DE4D9B"/>
    <w:rsid w:val="00DE4FBD"/>
    <w:rsid w:val="00DE5703"/>
    <w:rsid w:val="00DE5DD1"/>
    <w:rsid w:val="00DE5F96"/>
    <w:rsid w:val="00DE67F7"/>
    <w:rsid w:val="00DE6972"/>
    <w:rsid w:val="00DE7D37"/>
    <w:rsid w:val="00DE7DC0"/>
    <w:rsid w:val="00DF1AAB"/>
    <w:rsid w:val="00DF2482"/>
    <w:rsid w:val="00DF2A11"/>
    <w:rsid w:val="00DF426E"/>
    <w:rsid w:val="00DF55BF"/>
    <w:rsid w:val="00DF6E6C"/>
    <w:rsid w:val="00DF78C4"/>
    <w:rsid w:val="00DF7AF8"/>
    <w:rsid w:val="00E00128"/>
    <w:rsid w:val="00E00187"/>
    <w:rsid w:val="00E00361"/>
    <w:rsid w:val="00E01896"/>
    <w:rsid w:val="00E01A22"/>
    <w:rsid w:val="00E02D73"/>
    <w:rsid w:val="00E0446C"/>
    <w:rsid w:val="00E04ACD"/>
    <w:rsid w:val="00E04E2E"/>
    <w:rsid w:val="00E059A8"/>
    <w:rsid w:val="00E073B2"/>
    <w:rsid w:val="00E07BB6"/>
    <w:rsid w:val="00E11476"/>
    <w:rsid w:val="00E11926"/>
    <w:rsid w:val="00E11EFE"/>
    <w:rsid w:val="00E13E60"/>
    <w:rsid w:val="00E16F9C"/>
    <w:rsid w:val="00E1749D"/>
    <w:rsid w:val="00E21155"/>
    <w:rsid w:val="00E21431"/>
    <w:rsid w:val="00E21968"/>
    <w:rsid w:val="00E21A0B"/>
    <w:rsid w:val="00E21E05"/>
    <w:rsid w:val="00E23317"/>
    <w:rsid w:val="00E233CB"/>
    <w:rsid w:val="00E24549"/>
    <w:rsid w:val="00E25DF4"/>
    <w:rsid w:val="00E26BE8"/>
    <w:rsid w:val="00E273B7"/>
    <w:rsid w:val="00E27CA1"/>
    <w:rsid w:val="00E27DCF"/>
    <w:rsid w:val="00E31FBC"/>
    <w:rsid w:val="00E32602"/>
    <w:rsid w:val="00E34635"/>
    <w:rsid w:val="00E36C1E"/>
    <w:rsid w:val="00E3776D"/>
    <w:rsid w:val="00E37914"/>
    <w:rsid w:val="00E4065C"/>
    <w:rsid w:val="00E410B4"/>
    <w:rsid w:val="00E423E4"/>
    <w:rsid w:val="00E42544"/>
    <w:rsid w:val="00E4257B"/>
    <w:rsid w:val="00E42818"/>
    <w:rsid w:val="00E42872"/>
    <w:rsid w:val="00E42EB7"/>
    <w:rsid w:val="00E4337A"/>
    <w:rsid w:val="00E43608"/>
    <w:rsid w:val="00E45D1B"/>
    <w:rsid w:val="00E4673E"/>
    <w:rsid w:val="00E46CDD"/>
    <w:rsid w:val="00E50307"/>
    <w:rsid w:val="00E50490"/>
    <w:rsid w:val="00E51798"/>
    <w:rsid w:val="00E51AE1"/>
    <w:rsid w:val="00E51FE0"/>
    <w:rsid w:val="00E533BC"/>
    <w:rsid w:val="00E53A2B"/>
    <w:rsid w:val="00E53B39"/>
    <w:rsid w:val="00E5451D"/>
    <w:rsid w:val="00E55A1F"/>
    <w:rsid w:val="00E55EA4"/>
    <w:rsid w:val="00E56F40"/>
    <w:rsid w:val="00E57901"/>
    <w:rsid w:val="00E6082B"/>
    <w:rsid w:val="00E60A49"/>
    <w:rsid w:val="00E6105C"/>
    <w:rsid w:val="00E62807"/>
    <w:rsid w:val="00E64EBA"/>
    <w:rsid w:val="00E64FA7"/>
    <w:rsid w:val="00E66C45"/>
    <w:rsid w:val="00E6795F"/>
    <w:rsid w:val="00E706D0"/>
    <w:rsid w:val="00E70765"/>
    <w:rsid w:val="00E7093A"/>
    <w:rsid w:val="00E70CE5"/>
    <w:rsid w:val="00E7107C"/>
    <w:rsid w:val="00E71760"/>
    <w:rsid w:val="00E717FE"/>
    <w:rsid w:val="00E72ABE"/>
    <w:rsid w:val="00E7359F"/>
    <w:rsid w:val="00E73B69"/>
    <w:rsid w:val="00E740C1"/>
    <w:rsid w:val="00E76E92"/>
    <w:rsid w:val="00E775A3"/>
    <w:rsid w:val="00E77D9F"/>
    <w:rsid w:val="00E80267"/>
    <w:rsid w:val="00E80621"/>
    <w:rsid w:val="00E810A2"/>
    <w:rsid w:val="00E8161D"/>
    <w:rsid w:val="00E816FB"/>
    <w:rsid w:val="00E81BA0"/>
    <w:rsid w:val="00E81CCB"/>
    <w:rsid w:val="00E81D25"/>
    <w:rsid w:val="00E840AF"/>
    <w:rsid w:val="00E8436A"/>
    <w:rsid w:val="00E8510F"/>
    <w:rsid w:val="00E85824"/>
    <w:rsid w:val="00E86446"/>
    <w:rsid w:val="00E868C8"/>
    <w:rsid w:val="00E86D94"/>
    <w:rsid w:val="00E907FB"/>
    <w:rsid w:val="00E90922"/>
    <w:rsid w:val="00E90F70"/>
    <w:rsid w:val="00E92445"/>
    <w:rsid w:val="00E92A59"/>
    <w:rsid w:val="00E95FB1"/>
    <w:rsid w:val="00E97635"/>
    <w:rsid w:val="00EA0CE4"/>
    <w:rsid w:val="00EA3978"/>
    <w:rsid w:val="00EA3FC9"/>
    <w:rsid w:val="00EA42EC"/>
    <w:rsid w:val="00EA43F4"/>
    <w:rsid w:val="00EA49EF"/>
    <w:rsid w:val="00EA4CCE"/>
    <w:rsid w:val="00EA5CBB"/>
    <w:rsid w:val="00EA770B"/>
    <w:rsid w:val="00EA7A00"/>
    <w:rsid w:val="00EA7E48"/>
    <w:rsid w:val="00EB32D5"/>
    <w:rsid w:val="00EB3EF7"/>
    <w:rsid w:val="00EB4A94"/>
    <w:rsid w:val="00EB51CF"/>
    <w:rsid w:val="00EB5729"/>
    <w:rsid w:val="00EB57BE"/>
    <w:rsid w:val="00EB62F6"/>
    <w:rsid w:val="00EB7634"/>
    <w:rsid w:val="00EB789B"/>
    <w:rsid w:val="00EC04E1"/>
    <w:rsid w:val="00EC2773"/>
    <w:rsid w:val="00EC2BFF"/>
    <w:rsid w:val="00EC3879"/>
    <w:rsid w:val="00EC3ABE"/>
    <w:rsid w:val="00EC4429"/>
    <w:rsid w:val="00EC4D1D"/>
    <w:rsid w:val="00EC5181"/>
    <w:rsid w:val="00EC5E3C"/>
    <w:rsid w:val="00EC70F9"/>
    <w:rsid w:val="00ED0F8F"/>
    <w:rsid w:val="00ED212F"/>
    <w:rsid w:val="00ED2E6C"/>
    <w:rsid w:val="00ED33B8"/>
    <w:rsid w:val="00ED372A"/>
    <w:rsid w:val="00ED3FBD"/>
    <w:rsid w:val="00ED43C5"/>
    <w:rsid w:val="00ED5233"/>
    <w:rsid w:val="00ED5B13"/>
    <w:rsid w:val="00ED7439"/>
    <w:rsid w:val="00ED746C"/>
    <w:rsid w:val="00ED7E06"/>
    <w:rsid w:val="00EE1315"/>
    <w:rsid w:val="00EE1801"/>
    <w:rsid w:val="00EE26E4"/>
    <w:rsid w:val="00EE3970"/>
    <w:rsid w:val="00EE3A09"/>
    <w:rsid w:val="00EE544A"/>
    <w:rsid w:val="00EE57BC"/>
    <w:rsid w:val="00EE5D34"/>
    <w:rsid w:val="00EE6849"/>
    <w:rsid w:val="00EF0754"/>
    <w:rsid w:val="00EF0918"/>
    <w:rsid w:val="00EF120F"/>
    <w:rsid w:val="00EF1A10"/>
    <w:rsid w:val="00EF440F"/>
    <w:rsid w:val="00EF560A"/>
    <w:rsid w:val="00F00393"/>
    <w:rsid w:val="00F00683"/>
    <w:rsid w:val="00F0097F"/>
    <w:rsid w:val="00F01550"/>
    <w:rsid w:val="00F0172A"/>
    <w:rsid w:val="00F024E4"/>
    <w:rsid w:val="00F0331B"/>
    <w:rsid w:val="00F04402"/>
    <w:rsid w:val="00F0473F"/>
    <w:rsid w:val="00F04DAA"/>
    <w:rsid w:val="00F05DA0"/>
    <w:rsid w:val="00F05E23"/>
    <w:rsid w:val="00F06E8D"/>
    <w:rsid w:val="00F07F26"/>
    <w:rsid w:val="00F11C0D"/>
    <w:rsid w:val="00F11EFA"/>
    <w:rsid w:val="00F1239E"/>
    <w:rsid w:val="00F12992"/>
    <w:rsid w:val="00F129F2"/>
    <w:rsid w:val="00F13445"/>
    <w:rsid w:val="00F1633D"/>
    <w:rsid w:val="00F16F18"/>
    <w:rsid w:val="00F17322"/>
    <w:rsid w:val="00F17FE6"/>
    <w:rsid w:val="00F2044F"/>
    <w:rsid w:val="00F2209C"/>
    <w:rsid w:val="00F22D62"/>
    <w:rsid w:val="00F24194"/>
    <w:rsid w:val="00F24A64"/>
    <w:rsid w:val="00F25028"/>
    <w:rsid w:val="00F2584E"/>
    <w:rsid w:val="00F30131"/>
    <w:rsid w:val="00F3097D"/>
    <w:rsid w:val="00F3120D"/>
    <w:rsid w:val="00F325F5"/>
    <w:rsid w:val="00F346D9"/>
    <w:rsid w:val="00F3547B"/>
    <w:rsid w:val="00F35FA9"/>
    <w:rsid w:val="00F36129"/>
    <w:rsid w:val="00F36771"/>
    <w:rsid w:val="00F37248"/>
    <w:rsid w:val="00F37D77"/>
    <w:rsid w:val="00F405E4"/>
    <w:rsid w:val="00F40AFA"/>
    <w:rsid w:val="00F42550"/>
    <w:rsid w:val="00F42B63"/>
    <w:rsid w:val="00F43FF3"/>
    <w:rsid w:val="00F4494A"/>
    <w:rsid w:val="00F454E3"/>
    <w:rsid w:val="00F45866"/>
    <w:rsid w:val="00F45962"/>
    <w:rsid w:val="00F466D4"/>
    <w:rsid w:val="00F46DCA"/>
    <w:rsid w:val="00F47280"/>
    <w:rsid w:val="00F47566"/>
    <w:rsid w:val="00F47803"/>
    <w:rsid w:val="00F511BE"/>
    <w:rsid w:val="00F51703"/>
    <w:rsid w:val="00F51EC8"/>
    <w:rsid w:val="00F52783"/>
    <w:rsid w:val="00F52E56"/>
    <w:rsid w:val="00F5346B"/>
    <w:rsid w:val="00F53984"/>
    <w:rsid w:val="00F55E36"/>
    <w:rsid w:val="00F576DA"/>
    <w:rsid w:val="00F576E9"/>
    <w:rsid w:val="00F61770"/>
    <w:rsid w:val="00F6189D"/>
    <w:rsid w:val="00F62018"/>
    <w:rsid w:val="00F62A09"/>
    <w:rsid w:val="00F63783"/>
    <w:rsid w:val="00F6380D"/>
    <w:rsid w:val="00F64155"/>
    <w:rsid w:val="00F649B7"/>
    <w:rsid w:val="00F64A38"/>
    <w:rsid w:val="00F655C6"/>
    <w:rsid w:val="00F66DB1"/>
    <w:rsid w:val="00F670CE"/>
    <w:rsid w:val="00F6735A"/>
    <w:rsid w:val="00F679CC"/>
    <w:rsid w:val="00F67CF2"/>
    <w:rsid w:val="00F70920"/>
    <w:rsid w:val="00F71122"/>
    <w:rsid w:val="00F7250B"/>
    <w:rsid w:val="00F7326A"/>
    <w:rsid w:val="00F735B2"/>
    <w:rsid w:val="00F737CA"/>
    <w:rsid w:val="00F73DB6"/>
    <w:rsid w:val="00F74689"/>
    <w:rsid w:val="00F7748A"/>
    <w:rsid w:val="00F77E58"/>
    <w:rsid w:val="00F77F7B"/>
    <w:rsid w:val="00F81F76"/>
    <w:rsid w:val="00F82C58"/>
    <w:rsid w:val="00F84552"/>
    <w:rsid w:val="00F84FFB"/>
    <w:rsid w:val="00F85135"/>
    <w:rsid w:val="00F851D7"/>
    <w:rsid w:val="00F8680B"/>
    <w:rsid w:val="00F874FC"/>
    <w:rsid w:val="00F87F33"/>
    <w:rsid w:val="00F915E6"/>
    <w:rsid w:val="00F93760"/>
    <w:rsid w:val="00F93EFD"/>
    <w:rsid w:val="00F96607"/>
    <w:rsid w:val="00F97ADB"/>
    <w:rsid w:val="00F97B80"/>
    <w:rsid w:val="00FA008E"/>
    <w:rsid w:val="00FA1121"/>
    <w:rsid w:val="00FA279C"/>
    <w:rsid w:val="00FA4259"/>
    <w:rsid w:val="00FA64DF"/>
    <w:rsid w:val="00FA6763"/>
    <w:rsid w:val="00FB051C"/>
    <w:rsid w:val="00FB0931"/>
    <w:rsid w:val="00FB23CF"/>
    <w:rsid w:val="00FB24C6"/>
    <w:rsid w:val="00FB2651"/>
    <w:rsid w:val="00FB3E38"/>
    <w:rsid w:val="00FB4EE0"/>
    <w:rsid w:val="00FB55E7"/>
    <w:rsid w:val="00FB597E"/>
    <w:rsid w:val="00FB5D39"/>
    <w:rsid w:val="00FB6130"/>
    <w:rsid w:val="00FB616E"/>
    <w:rsid w:val="00FB6618"/>
    <w:rsid w:val="00FB6F05"/>
    <w:rsid w:val="00FB7851"/>
    <w:rsid w:val="00FB7C83"/>
    <w:rsid w:val="00FC122B"/>
    <w:rsid w:val="00FC1304"/>
    <w:rsid w:val="00FC1690"/>
    <w:rsid w:val="00FC1BB9"/>
    <w:rsid w:val="00FC35BE"/>
    <w:rsid w:val="00FC3B6C"/>
    <w:rsid w:val="00FC44D3"/>
    <w:rsid w:val="00FC4DEC"/>
    <w:rsid w:val="00FC51DB"/>
    <w:rsid w:val="00FC5250"/>
    <w:rsid w:val="00FC66F5"/>
    <w:rsid w:val="00FC6C8A"/>
    <w:rsid w:val="00FC74B3"/>
    <w:rsid w:val="00FD09AE"/>
    <w:rsid w:val="00FD18B3"/>
    <w:rsid w:val="00FD1ACC"/>
    <w:rsid w:val="00FD21D9"/>
    <w:rsid w:val="00FD310E"/>
    <w:rsid w:val="00FD3538"/>
    <w:rsid w:val="00FD4811"/>
    <w:rsid w:val="00FD5C4E"/>
    <w:rsid w:val="00FE1667"/>
    <w:rsid w:val="00FE237A"/>
    <w:rsid w:val="00FE36D5"/>
    <w:rsid w:val="00FE3E3F"/>
    <w:rsid w:val="00FE61D3"/>
    <w:rsid w:val="00FE64A4"/>
    <w:rsid w:val="00FE7645"/>
    <w:rsid w:val="00FF09B5"/>
    <w:rsid w:val="00FF2DBA"/>
    <w:rsid w:val="00FF328D"/>
    <w:rsid w:val="00FF34AE"/>
    <w:rsid w:val="00FF4C86"/>
    <w:rsid w:val="00FF5317"/>
    <w:rsid w:val="00FF5602"/>
    <w:rsid w:val="00FF7FAA"/>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7891A"/>
  <w15:chartTrackingRefBased/>
  <w15:docId w15:val="{43F9E36D-781D-4696-81C4-72C0A36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4C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0C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
    <w:name w:val="Tutorial _"/>
    <w:basedOn w:val="Normal"/>
    <w:link w:val="TutorialChar"/>
    <w:qFormat/>
    <w:rsid w:val="001C6297"/>
    <w:rPr>
      <w:rFonts w:asciiTheme="majorHAnsi" w:hAnsiTheme="majorHAnsi" w:cs="Courier New"/>
      <w:sz w:val="56"/>
      <w:lang w:val="en-US"/>
    </w:rPr>
  </w:style>
  <w:style w:type="character" w:customStyle="1" w:styleId="TutorialChar">
    <w:name w:val="Tutorial _ Char"/>
    <w:basedOn w:val="DefaultParagraphFont"/>
    <w:link w:val="Tutorial"/>
    <w:rsid w:val="001C6297"/>
    <w:rPr>
      <w:rFonts w:asciiTheme="majorHAnsi" w:hAnsiTheme="majorHAnsi" w:cs="Courier New"/>
      <w:sz w:val="56"/>
      <w:lang w:val="en-US"/>
    </w:rPr>
  </w:style>
  <w:style w:type="paragraph" w:customStyle="1" w:styleId="newtopic">
    <w:name w:val="new topic"/>
    <w:basedOn w:val="Tutorial"/>
    <w:link w:val="newtopicChar"/>
    <w:qFormat/>
    <w:rsid w:val="001C6297"/>
    <w:rPr>
      <w:i/>
      <w:color w:val="4472C4" w:themeColor="accent1"/>
      <w:sz w:val="36"/>
      <w:u w:val="single"/>
    </w:rPr>
  </w:style>
  <w:style w:type="character" w:customStyle="1" w:styleId="newtopicChar">
    <w:name w:val="new topic Char"/>
    <w:basedOn w:val="TutorialChar"/>
    <w:link w:val="newtopic"/>
    <w:rsid w:val="001C6297"/>
    <w:rPr>
      <w:rFonts w:asciiTheme="majorHAnsi" w:hAnsiTheme="majorHAnsi" w:cs="Courier New"/>
      <w:i/>
      <w:color w:val="4472C4" w:themeColor="accent1"/>
      <w:sz w:val="36"/>
      <w:u w:val="single"/>
      <w:lang w:val="en-US"/>
    </w:rPr>
  </w:style>
  <w:style w:type="paragraph" w:customStyle="1" w:styleId="subtopoic">
    <w:name w:val="sub topoic"/>
    <w:basedOn w:val="newtopic"/>
    <w:link w:val="subtopoicChar"/>
    <w:qFormat/>
    <w:rsid w:val="007F63C3"/>
    <w:rPr>
      <w:rFonts w:asciiTheme="minorEastAsia" w:hAnsiTheme="minorEastAsia"/>
      <w:i w:val="0"/>
      <w:sz w:val="32"/>
    </w:rPr>
  </w:style>
  <w:style w:type="character" w:customStyle="1" w:styleId="subtopoicChar">
    <w:name w:val="sub topoic Char"/>
    <w:basedOn w:val="newtopicChar"/>
    <w:link w:val="subtopoic"/>
    <w:rsid w:val="007F63C3"/>
    <w:rPr>
      <w:rFonts w:asciiTheme="minorEastAsia" w:hAnsiTheme="minorEastAsia" w:cs="Courier New"/>
      <w:i w:val="0"/>
      <w:color w:val="4472C4" w:themeColor="accent1"/>
      <w:sz w:val="32"/>
      <w:u w:val="single"/>
      <w:lang w:val="en-US"/>
    </w:rPr>
  </w:style>
  <w:style w:type="paragraph" w:customStyle="1" w:styleId="code">
    <w:name w:val="code"/>
    <w:basedOn w:val="Normal"/>
    <w:link w:val="codeChar"/>
    <w:qFormat/>
    <w:rsid w:val="001C6297"/>
    <w:pPr>
      <w:spacing w:after="0" w:line="240" w:lineRule="auto"/>
      <w:jc w:val="center"/>
    </w:pPr>
    <w:rPr>
      <w:rFonts w:ascii="Courier New" w:hAnsi="Courier New" w:cs="Courier New"/>
    </w:rPr>
  </w:style>
  <w:style w:type="character" w:customStyle="1" w:styleId="codeChar">
    <w:name w:val="code Char"/>
    <w:basedOn w:val="DefaultParagraphFont"/>
    <w:link w:val="code"/>
    <w:rsid w:val="001C6297"/>
    <w:rPr>
      <w:rFonts w:ascii="Courier New" w:hAnsi="Courier New" w:cs="Courier New"/>
    </w:rPr>
  </w:style>
  <w:style w:type="paragraph" w:styleId="NoSpacing">
    <w:name w:val="No Spacing"/>
    <w:link w:val="NoSpacingChar"/>
    <w:uiPriority w:val="1"/>
    <w:qFormat/>
    <w:rsid w:val="00411F7E"/>
    <w:pPr>
      <w:spacing w:after="0" w:line="240" w:lineRule="auto"/>
    </w:pPr>
    <w:rPr>
      <w:lang w:val="en-US" w:eastAsia="en-US"/>
    </w:rPr>
  </w:style>
  <w:style w:type="character" w:customStyle="1" w:styleId="NoSpacingChar">
    <w:name w:val="No Spacing Char"/>
    <w:basedOn w:val="DefaultParagraphFont"/>
    <w:link w:val="NoSpacing"/>
    <w:uiPriority w:val="1"/>
    <w:rsid w:val="00411F7E"/>
    <w:rPr>
      <w:lang w:val="en-US" w:eastAsia="en-US"/>
    </w:rPr>
  </w:style>
  <w:style w:type="character" w:customStyle="1" w:styleId="Heading1Char">
    <w:name w:val="Heading 1 Char"/>
    <w:basedOn w:val="DefaultParagraphFont"/>
    <w:link w:val="Heading1"/>
    <w:uiPriority w:val="9"/>
    <w:rsid w:val="00825A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5A33"/>
    <w:pPr>
      <w:outlineLvl w:val="9"/>
    </w:pPr>
    <w:rPr>
      <w:lang w:val="en-US" w:eastAsia="en-US"/>
    </w:rPr>
  </w:style>
  <w:style w:type="character" w:customStyle="1" w:styleId="Heading2Char">
    <w:name w:val="Heading 2 Char"/>
    <w:basedOn w:val="DefaultParagraphFont"/>
    <w:link w:val="Heading2"/>
    <w:uiPriority w:val="9"/>
    <w:rsid w:val="00654C9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54C99"/>
    <w:pPr>
      <w:spacing w:after="100"/>
    </w:pPr>
  </w:style>
  <w:style w:type="paragraph" w:styleId="TOC2">
    <w:name w:val="toc 2"/>
    <w:basedOn w:val="Normal"/>
    <w:next w:val="Normal"/>
    <w:autoRedefine/>
    <w:uiPriority w:val="39"/>
    <w:unhideWhenUsed/>
    <w:rsid w:val="00654C99"/>
    <w:pPr>
      <w:spacing w:after="100"/>
      <w:ind w:left="220"/>
    </w:pPr>
  </w:style>
  <w:style w:type="character" w:styleId="Hyperlink">
    <w:name w:val="Hyperlink"/>
    <w:basedOn w:val="DefaultParagraphFont"/>
    <w:uiPriority w:val="99"/>
    <w:unhideWhenUsed/>
    <w:rsid w:val="00654C99"/>
    <w:rPr>
      <w:color w:val="0563C1" w:themeColor="hyperlink"/>
      <w:u w:val="single"/>
    </w:rPr>
  </w:style>
  <w:style w:type="character" w:styleId="SubtleReference">
    <w:name w:val="Subtle Reference"/>
    <w:basedOn w:val="DefaultParagraphFont"/>
    <w:uiPriority w:val="31"/>
    <w:qFormat/>
    <w:rsid w:val="00654C99"/>
    <w:rPr>
      <w:smallCaps/>
      <w:color w:val="5A5A5A" w:themeColor="text1" w:themeTint="A5"/>
    </w:rPr>
  </w:style>
  <w:style w:type="character" w:customStyle="1" w:styleId="Heading3Char">
    <w:name w:val="Heading 3 Char"/>
    <w:basedOn w:val="DefaultParagraphFont"/>
    <w:link w:val="Heading3"/>
    <w:uiPriority w:val="9"/>
    <w:rsid w:val="008F2CE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76A23"/>
    <w:pPr>
      <w:ind w:left="720"/>
      <w:contextualSpacing/>
    </w:pPr>
  </w:style>
  <w:style w:type="paragraph" w:styleId="TOC3">
    <w:name w:val="toc 3"/>
    <w:basedOn w:val="Normal"/>
    <w:next w:val="Normal"/>
    <w:autoRedefine/>
    <w:uiPriority w:val="39"/>
    <w:unhideWhenUsed/>
    <w:rsid w:val="008E639C"/>
    <w:pPr>
      <w:spacing w:after="100"/>
      <w:ind w:left="440"/>
    </w:pPr>
  </w:style>
  <w:style w:type="table" w:styleId="TableGrid">
    <w:name w:val="Table Grid"/>
    <w:basedOn w:val="TableNormal"/>
    <w:uiPriority w:val="39"/>
    <w:rsid w:val="00B51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362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413627"/>
  </w:style>
  <w:style w:type="character" w:styleId="PlaceholderText">
    <w:name w:val="Placeholder Text"/>
    <w:basedOn w:val="DefaultParagraphFont"/>
    <w:uiPriority w:val="99"/>
    <w:semiHidden/>
    <w:rsid w:val="0083732E"/>
    <w:rPr>
      <w:color w:val="808080"/>
    </w:rPr>
  </w:style>
  <w:style w:type="character" w:customStyle="1" w:styleId="Heading4Char">
    <w:name w:val="Heading 4 Char"/>
    <w:basedOn w:val="DefaultParagraphFont"/>
    <w:link w:val="Heading4"/>
    <w:uiPriority w:val="9"/>
    <w:rsid w:val="00810CD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F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9B5"/>
  </w:style>
  <w:style w:type="paragraph" w:styleId="Footer">
    <w:name w:val="footer"/>
    <w:basedOn w:val="Normal"/>
    <w:link w:val="FooterChar"/>
    <w:uiPriority w:val="99"/>
    <w:unhideWhenUsed/>
    <w:rsid w:val="00FF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9B5"/>
  </w:style>
  <w:style w:type="character" w:styleId="UnresolvedMention">
    <w:name w:val="Unresolved Mention"/>
    <w:basedOn w:val="DefaultParagraphFont"/>
    <w:uiPriority w:val="99"/>
    <w:semiHidden/>
    <w:unhideWhenUsed/>
    <w:rsid w:val="00100B45"/>
    <w:rPr>
      <w:color w:val="605E5C"/>
      <w:shd w:val="clear" w:color="auto" w:fill="E1DFDD"/>
    </w:rPr>
  </w:style>
  <w:style w:type="character" w:styleId="FollowedHyperlink">
    <w:name w:val="FollowedHyperlink"/>
    <w:basedOn w:val="DefaultParagraphFont"/>
    <w:uiPriority w:val="99"/>
    <w:semiHidden/>
    <w:unhideWhenUsed/>
    <w:rsid w:val="00E6105C"/>
    <w:rPr>
      <w:color w:val="954F72" w:themeColor="followedHyperlink"/>
      <w:u w:val="single"/>
    </w:rPr>
  </w:style>
  <w:style w:type="paragraph" w:styleId="Revision">
    <w:name w:val="Revision"/>
    <w:hidden/>
    <w:uiPriority w:val="99"/>
    <w:semiHidden/>
    <w:rsid w:val="000A3C2D"/>
    <w:pPr>
      <w:spacing w:after="0" w:line="240" w:lineRule="auto"/>
    </w:pPr>
  </w:style>
  <w:style w:type="numbering" w:customStyle="1" w:styleId="Style1">
    <w:name w:val="Style1"/>
    <w:uiPriority w:val="99"/>
    <w:rsid w:val="009C023A"/>
    <w:pPr>
      <w:numPr>
        <w:numId w:val="9"/>
      </w:numPr>
    </w:pPr>
  </w:style>
  <w:style w:type="numbering" w:customStyle="1" w:styleId="Style2">
    <w:name w:val="Style2"/>
    <w:uiPriority w:val="99"/>
    <w:rsid w:val="00CF5277"/>
    <w:pPr>
      <w:numPr>
        <w:numId w:val="10"/>
      </w:numPr>
    </w:pPr>
  </w:style>
  <w:style w:type="numbering" w:customStyle="1" w:styleId="Style3">
    <w:name w:val="Style3"/>
    <w:uiPriority w:val="99"/>
    <w:rsid w:val="00CF5277"/>
    <w:pPr>
      <w:numPr>
        <w:numId w:val="11"/>
      </w:numPr>
    </w:pPr>
  </w:style>
  <w:style w:type="numbering" w:customStyle="1" w:styleId="Style4">
    <w:name w:val="Style4"/>
    <w:uiPriority w:val="99"/>
    <w:rsid w:val="0071493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3810">
      <w:bodyDiv w:val="1"/>
      <w:marLeft w:val="0"/>
      <w:marRight w:val="0"/>
      <w:marTop w:val="0"/>
      <w:marBottom w:val="0"/>
      <w:divBdr>
        <w:top w:val="none" w:sz="0" w:space="0" w:color="auto"/>
        <w:left w:val="none" w:sz="0" w:space="0" w:color="auto"/>
        <w:bottom w:val="none" w:sz="0" w:space="0" w:color="auto"/>
        <w:right w:val="none" w:sz="0" w:space="0" w:color="auto"/>
      </w:divBdr>
    </w:div>
    <w:div w:id="217012642">
      <w:bodyDiv w:val="1"/>
      <w:marLeft w:val="0"/>
      <w:marRight w:val="0"/>
      <w:marTop w:val="0"/>
      <w:marBottom w:val="0"/>
      <w:divBdr>
        <w:top w:val="none" w:sz="0" w:space="0" w:color="auto"/>
        <w:left w:val="none" w:sz="0" w:space="0" w:color="auto"/>
        <w:bottom w:val="none" w:sz="0" w:space="0" w:color="auto"/>
        <w:right w:val="none" w:sz="0" w:space="0" w:color="auto"/>
      </w:divBdr>
      <w:divsChild>
        <w:div w:id="1577133568">
          <w:marLeft w:val="0"/>
          <w:marRight w:val="0"/>
          <w:marTop w:val="0"/>
          <w:marBottom w:val="0"/>
          <w:divBdr>
            <w:top w:val="none" w:sz="0" w:space="0" w:color="auto"/>
            <w:left w:val="none" w:sz="0" w:space="0" w:color="auto"/>
            <w:bottom w:val="none" w:sz="0" w:space="0" w:color="auto"/>
            <w:right w:val="none" w:sz="0" w:space="0" w:color="auto"/>
          </w:divBdr>
          <w:divsChild>
            <w:div w:id="1089733421">
              <w:marLeft w:val="0"/>
              <w:marRight w:val="240"/>
              <w:marTop w:val="240"/>
              <w:marBottom w:val="240"/>
              <w:divBdr>
                <w:top w:val="none" w:sz="0" w:space="0" w:color="auto"/>
                <w:left w:val="none" w:sz="0" w:space="0" w:color="auto"/>
                <w:bottom w:val="none" w:sz="0" w:space="0" w:color="auto"/>
                <w:right w:val="none" w:sz="0" w:space="0" w:color="auto"/>
              </w:divBdr>
            </w:div>
          </w:divsChild>
        </w:div>
      </w:divsChild>
    </w:div>
    <w:div w:id="299186746">
      <w:bodyDiv w:val="1"/>
      <w:marLeft w:val="0"/>
      <w:marRight w:val="0"/>
      <w:marTop w:val="0"/>
      <w:marBottom w:val="0"/>
      <w:divBdr>
        <w:top w:val="none" w:sz="0" w:space="0" w:color="auto"/>
        <w:left w:val="none" w:sz="0" w:space="0" w:color="auto"/>
        <w:bottom w:val="none" w:sz="0" w:space="0" w:color="auto"/>
        <w:right w:val="none" w:sz="0" w:space="0" w:color="auto"/>
      </w:divBdr>
    </w:div>
    <w:div w:id="375738453">
      <w:bodyDiv w:val="1"/>
      <w:marLeft w:val="0"/>
      <w:marRight w:val="0"/>
      <w:marTop w:val="0"/>
      <w:marBottom w:val="0"/>
      <w:divBdr>
        <w:top w:val="none" w:sz="0" w:space="0" w:color="auto"/>
        <w:left w:val="none" w:sz="0" w:space="0" w:color="auto"/>
        <w:bottom w:val="none" w:sz="0" w:space="0" w:color="auto"/>
        <w:right w:val="none" w:sz="0" w:space="0" w:color="auto"/>
      </w:divBdr>
    </w:div>
    <w:div w:id="437408152">
      <w:bodyDiv w:val="1"/>
      <w:marLeft w:val="0"/>
      <w:marRight w:val="0"/>
      <w:marTop w:val="0"/>
      <w:marBottom w:val="0"/>
      <w:divBdr>
        <w:top w:val="none" w:sz="0" w:space="0" w:color="auto"/>
        <w:left w:val="none" w:sz="0" w:space="0" w:color="auto"/>
        <w:bottom w:val="none" w:sz="0" w:space="0" w:color="auto"/>
        <w:right w:val="none" w:sz="0" w:space="0" w:color="auto"/>
      </w:divBdr>
    </w:div>
    <w:div w:id="539173716">
      <w:bodyDiv w:val="1"/>
      <w:marLeft w:val="0"/>
      <w:marRight w:val="0"/>
      <w:marTop w:val="0"/>
      <w:marBottom w:val="0"/>
      <w:divBdr>
        <w:top w:val="none" w:sz="0" w:space="0" w:color="auto"/>
        <w:left w:val="none" w:sz="0" w:space="0" w:color="auto"/>
        <w:bottom w:val="none" w:sz="0" w:space="0" w:color="auto"/>
        <w:right w:val="none" w:sz="0" w:space="0" w:color="auto"/>
      </w:divBdr>
      <w:divsChild>
        <w:div w:id="21708024">
          <w:marLeft w:val="0"/>
          <w:marRight w:val="0"/>
          <w:marTop w:val="0"/>
          <w:marBottom w:val="0"/>
          <w:divBdr>
            <w:top w:val="none" w:sz="0" w:space="0" w:color="auto"/>
            <w:left w:val="none" w:sz="0" w:space="0" w:color="auto"/>
            <w:bottom w:val="none" w:sz="0" w:space="0" w:color="auto"/>
            <w:right w:val="none" w:sz="0" w:space="0" w:color="auto"/>
          </w:divBdr>
          <w:divsChild>
            <w:div w:id="18331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594">
      <w:bodyDiv w:val="1"/>
      <w:marLeft w:val="0"/>
      <w:marRight w:val="0"/>
      <w:marTop w:val="0"/>
      <w:marBottom w:val="0"/>
      <w:divBdr>
        <w:top w:val="none" w:sz="0" w:space="0" w:color="auto"/>
        <w:left w:val="none" w:sz="0" w:space="0" w:color="auto"/>
        <w:bottom w:val="none" w:sz="0" w:space="0" w:color="auto"/>
        <w:right w:val="none" w:sz="0" w:space="0" w:color="auto"/>
      </w:divBdr>
      <w:divsChild>
        <w:div w:id="1467505938">
          <w:marLeft w:val="0"/>
          <w:marRight w:val="0"/>
          <w:marTop w:val="0"/>
          <w:marBottom w:val="0"/>
          <w:divBdr>
            <w:top w:val="none" w:sz="0" w:space="0" w:color="auto"/>
            <w:left w:val="none" w:sz="0" w:space="0" w:color="auto"/>
            <w:bottom w:val="none" w:sz="0" w:space="0" w:color="auto"/>
            <w:right w:val="none" w:sz="0" w:space="0" w:color="auto"/>
          </w:divBdr>
          <w:divsChild>
            <w:div w:id="7705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9954">
      <w:bodyDiv w:val="1"/>
      <w:marLeft w:val="0"/>
      <w:marRight w:val="0"/>
      <w:marTop w:val="0"/>
      <w:marBottom w:val="0"/>
      <w:divBdr>
        <w:top w:val="none" w:sz="0" w:space="0" w:color="auto"/>
        <w:left w:val="none" w:sz="0" w:space="0" w:color="auto"/>
        <w:bottom w:val="none" w:sz="0" w:space="0" w:color="auto"/>
        <w:right w:val="none" w:sz="0" w:space="0" w:color="auto"/>
      </w:divBdr>
      <w:divsChild>
        <w:div w:id="1333603974">
          <w:marLeft w:val="0"/>
          <w:marRight w:val="0"/>
          <w:marTop w:val="0"/>
          <w:marBottom w:val="0"/>
          <w:divBdr>
            <w:top w:val="none" w:sz="0" w:space="0" w:color="auto"/>
            <w:left w:val="none" w:sz="0" w:space="0" w:color="auto"/>
            <w:bottom w:val="none" w:sz="0" w:space="0" w:color="auto"/>
            <w:right w:val="none" w:sz="0" w:space="0" w:color="auto"/>
          </w:divBdr>
          <w:divsChild>
            <w:div w:id="2039623035">
              <w:marLeft w:val="0"/>
              <w:marRight w:val="240"/>
              <w:marTop w:val="240"/>
              <w:marBottom w:val="240"/>
              <w:divBdr>
                <w:top w:val="none" w:sz="0" w:space="0" w:color="auto"/>
                <w:left w:val="none" w:sz="0" w:space="0" w:color="auto"/>
                <w:bottom w:val="none" w:sz="0" w:space="0" w:color="auto"/>
                <w:right w:val="none" w:sz="0" w:space="0" w:color="auto"/>
              </w:divBdr>
            </w:div>
          </w:divsChild>
        </w:div>
      </w:divsChild>
    </w:div>
    <w:div w:id="1496148929">
      <w:bodyDiv w:val="1"/>
      <w:marLeft w:val="0"/>
      <w:marRight w:val="0"/>
      <w:marTop w:val="0"/>
      <w:marBottom w:val="0"/>
      <w:divBdr>
        <w:top w:val="none" w:sz="0" w:space="0" w:color="auto"/>
        <w:left w:val="none" w:sz="0" w:space="0" w:color="auto"/>
        <w:bottom w:val="none" w:sz="0" w:space="0" w:color="auto"/>
        <w:right w:val="none" w:sz="0" w:space="0" w:color="auto"/>
      </w:divBdr>
    </w:div>
    <w:div w:id="1617374628">
      <w:bodyDiv w:val="1"/>
      <w:marLeft w:val="0"/>
      <w:marRight w:val="0"/>
      <w:marTop w:val="0"/>
      <w:marBottom w:val="0"/>
      <w:divBdr>
        <w:top w:val="none" w:sz="0" w:space="0" w:color="auto"/>
        <w:left w:val="none" w:sz="0" w:space="0" w:color="auto"/>
        <w:bottom w:val="none" w:sz="0" w:space="0" w:color="auto"/>
        <w:right w:val="none" w:sz="0" w:space="0" w:color="auto"/>
      </w:divBdr>
    </w:div>
    <w:div w:id="1711221018">
      <w:bodyDiv w:val="1"/>
      <w:marLeft w:val="0"/>
      <w:marRight w:val="0"/>
      <w:marTop w:val="0"/>
      <w:marBottom w:val="0"/>
      <w:divBdr>
        <w:top w:val="none" w:sz="0" w:space="0" w:color="auto"/>
        <w:left w:val="none" w:sz="0" w:space="0" w:color="auto"/>
        <w:bottom w:val="none" w:sz="0" w:space="0" w:color="auto"/>
        <w:right w:val="none" w:sz="0" w:space="0" w:color="auto"/>
      </w:divBdr>
    </w:div>
    <w:div w:id="206925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figure/Illustration-of-the-acceleration-on-the-vehicles-z-axis-and-the-corresponding_fig2_2692150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iopscience.iop.org/article/10.1088/1757-899X/100/1/012017/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38E19F9EF7AA48B558B995BAD419D6" ma:contentTypeVersion="10" ma:contentTypeDescription="Create a new document." ma:contentTypeScope="" ma:versionID="22d56115f35fe0c65f0aa1a1d84391fd">
  <xsd:schema xmlns:xsd="http://www.w3.org/2001/XMLSchema" xmlns:xs="http://www.w3.org/2001/XMLSchema" xmlns:p="http://schemas.microsoft.com/office/2006/metadata/properties" xmlns:ns3="4e378da9-882c-4d29-8878-06b8cd1cd26a" xmlns:ns4="872a52ea-d11a-4775-9e48-f60d57193ce0" targetNamespace="http://schemas.microsoft.com/office/2006/metadata/properties" ma:root="true" ma:fieldsID="7adb5999f31d86e9af2c3336ffee51bc" ns3:_="" ns4:_="">
    <xsd:import namespace="4e378da9-882c-4d29-8878-06b8cd1cd26a"/>
    <xsd:import namespace="872a52ea-d11a-4775-9e48-f60d57193c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78da9-882c-4d29-8878-06b8cd1cd2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2a52ea-d11a-4775-9e48-f60d57193c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CCC42B-0C64-4150-B9F7-489132FBF023}">
  <ds:schemaRefs>
    <ds:schemaRef ds:uri="http://schemas.openxmlformats.org/officeDocument/2006/bibliography"/>
  </ds:schemaRefs>
</ds:datastoreItem>
</file>

<file path=customXml/itemProps2.xml><?xml version="1.0" encoding="utf-8"?>
<ds:datastoreItem xmlns:ds="http://schemas.openxmlformats.org/officeDocument/2006/customXml" ds:itemID="{1F4BB0F3-7A37-4638-9E42-7227EE54BE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F9DFCD-4161-4D82-9BEE-424A5D3C9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78da9-882c-4d29-8878-06b8cd1cd26a"/>
    <ds:schemaRef ds:uri="872a52ea-d11a-4775-9e48-f60d57193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5F67B1-5A80-496B-82B1-F369AEF541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3517</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Just Taxi Software Application</vt:lpstr>
    </vt:vector>
  </TitlesOfParts>
  <Company>Singapore Polytechnic</Company>
  <LinksUpToDate>false</LinksUpToDate>
  <CharactersWithSpaces>23517</CharactersWithSpaces>
  <SharedDoc>false</SharedDoc>
  <HLinks>
    <vt:vector size="6" baseType="variant">
      <vt:variant>
        <vt:i4>5898264</vt:i4>
      </vt:variant>
      <vt:variant>
        <vt:i4>0</vt:i4>
      </vt:variant>
      <vt:variant>
        <vt:i4>0</vt:i4>
      </vt:variant>
      <vt:variant>
        <vt:i4>5</vt:i4>
      </vt:variant>
      <vt:variant>
        <vt:lpwstr>https://iopscience.iop.org/article/10.1088/1757-899X/100/1/012017/pdf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Taxi Software Application</dc:title>
  <dc:subject>ST1508: PRACTICAL AI</dc:subject>
  <dc:creator>jimin oppa</dc:creator>
  <cp:keywords/>
  <dc:description/>
  <cp:lastModifiedBy>jimin oppa</cp:lastModifiedBy>
  <cp:revision>3</cp:revision>
  <dcterms:created xsi:type="dcterms:W3CDTF">2021-12-10T13:41:00Z</dcterms:created>
  <dcterms:modified xsi:type="dcterms:W3CDTF">2021-12-10T13:48:00Z</dcterms:modified>
  <cp:category>Diploma in Applied AI and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0x0101002738E19F9EF7AA48B558B995BAD419D6</vt:lpwstr>
  </property>
</Properties>
</file>